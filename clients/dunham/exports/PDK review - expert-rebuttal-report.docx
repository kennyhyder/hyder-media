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A2EE" w14:textId="77777777" w:rsidR="00817124" w:rsidRDefault="00815EC5">
      <w:pPr>
        <w:jc w:val="center"/>
      </w:pPr>
      <w:r>
        <w:rPr>
          <w:noProof/>
        </w:rPr>
        <w:drawing>
          <wp:inline distT="0" distB="0" distL="0" distR="0" wp14:anchorId="21F0AB63" wp14:editId="28EBBF4C">
            <wp:extent cx="548640" cy="708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er-media-logo.png"/>
                    <pic:cNvPicPr/>
                  </pic:nvPicPr>
                  <pic:blipFill>
                    <a:blip r:embed="rId6"/>
                    <a:stretch>
                      <a:fillRect/>
                    </a:stretch>
                  </pic:blipFill>
                  <pic:spPr>
                    <a:xfrm>
                      <a:off x="0" y="0"/>
                      <a:ext cx="548640" cy="708938"/>
                    </a:xfrm>
                    <a:prstGeom prst="rect">
                      <a:avLst/>
                    </a:prstGeom>
                  </pic:spPr>
                </pic:pic>
              </a:graphicData>
            </a:graphic>
          </wp:inline>
        </w:drawing>
      </w:r>
    </w:p>
    <w:p w14:paraId="5B337587" w14:textId="77777777" w:rsidR="00817124" w:rsidRDefault="00815EC5">
      <w:pPr>
        <w:jc w:val="center"/>
      </w:pPr>
      <w:r>
        <w:rPr>
          <w:b/>
          <w:sz w:val="36"/>
        </w:rPr>
        <w:t>Expert Rebuttal Report</w:t>
      </w:r>
    </w:p>
    <w:p w14:paraId="6030998D" w14:textId="7247FC99" w:rsidR="00817124" w:rsidRDefault="00815EC5">
      <w:pPr>
        <w:jc w:val="center"/>
      </w:pPr>
      <w:r>
        <w:rPr>
          <w:color w:val="4A4A4A"/>
        </w:rPr>
        <w:t>Response to Expert Report of Caryn Brown, Digital Media Butterfly</w:t>
      </w:r>
      <w:r>
        <w:rPr>
          <w:color w:val="4A4A4A"/>
        </w:rPr>
        <w:br/>
      </w:r>
      <w:del w:id="0" w:author="Pete Kennedy" w:date="2026-03-01T15:34:00Z" w16du:dateUtc="2026-03-01T21:34:00Z">
        <w:r w:rsidDel="003F3365">
          <w:rPr>
            <w:color w:val="4A4A4A"/>
          </w:rPr>
          <w:delText>dated February 6, 2026</w:delText>
        </w:r>
      </w:del>
    </w:p>
    <w:p w14:paraId="437FAA70" w14:textId="77777777" w:rsidR="00817124" w:rsidRDefault="00815EC5">
      <w:pPr>
        <w:jc w:val="center"/>
      </w:pPr>
      <w:r>
        <w:t>____________________________________________________________</w:t>
      </w:r>
    </w:p>
    <w:p w14:paraId="13BA59F7" w14:textId="4C071E70" w:rsidR="00817124" w:rsidRDefault="00815EC5">
      <w:pPr>
        <w:spacing w:after="40"/>
        <w:jc w:val="center"/>
      </w:pPr>
      <w:r>
        <w:rPr>
          <w:b/>
          <w:sz w:val="20"/>
        </w:rPr>
        <w:t xml:space="preserve">Prepared for: </w:t>
      </w:r>
      <w:del w:id="1" w:author="Pete Kennedy" w:date="2026-03-01T15:34:00Z" w16du:dateUtc="2026-03-01T21:34:00Z">
        <w:r w:rsidDel="00225F02">
          <w:rPr>
            <w:color w:val="4A4A4A"/>
            <w:sz w:val="20"/>
          </w:rPr>
          <w:delText xml:space="preserve">Dunham Law Firm, P.C. / </w:delText>
        </w:r>
      </w:del>
      <w:r>
        <w:rPr>
          <w:color w:val="4A4A4A"/>
          <w:sz w:val="20"/>
        </w:rPr>
        <w:t>Dunham &amp; Jones</w:t>
      </w:r>
      <w:ins w:id="2" w:author="Pete Kennedy" w:date="2026-03-01T15:34:00Z" w16du:dateUtc="2026-03-01T21:34:00Z">
        <w:r w:rsidR="00225F02">
          <w:rPr>
            <w:color w:val="4A4A4A"/>
            <w:sz w:val="20"/>
          </w:rPr>
          <w:t>, Attorneys at Law, P.C</w:t>
        </w:r>
      </w:ins>
      <w:del w:id="3" w:author="Pete Kennedy" w:date="2026-03-01T15:34:00Z" w16du:dateUtc="2026-03-01T21:34:00Z">
        <w:r w:rsidDel="00225F02">
          <w:rPr>
            <w:color w:val="4A4A4A"/>
            <w:sz w:val="20"/>
          </w:rPr>
          <w:delText xml:space="preserve"> L.L.P</w:delText>
        </w:r>
      </w:del>
      <w:r>
        <w:rPr>
          <w:color w:val="4A4A4A"/>
          <w:sz w:val="20"/>
        </w:rPr>
        <w:t>.</w:t>
      </w:r>
    </w:p>
    <w:p w14:paraId="6F1A12F2" w14:textId="77777777" w:rsidR="00817124" w:rsidRDefault="00815EC5">
      <w:pPr>
        <w:spacing w:after="40"/>
        <w:jc w:val="center"/>
      </w:pPr>
      <w:r>
        <w:rPr>
          <w:b/>
          <w:sz w:val="20"/>
        </w:rPr>
        <w:t xml:space="preserve">Prepared by: </w:t>
      </w:r>
      <w:r>
        <w:rPr>
          <w:color w:val="4A4A4A"/>
          <w:sz w:val="20"/>
        </w:rPr>
        <w:t>Kenny Hyder, Founder, Hyder Media</w:t>
      </w:r>
    </w:p>
    <w:p w14:paraId="5655D349" w14:textId="2F0D938A" w:rsidR="00817124" w:rsidRDefault="00815EC5">
      <w:pPr>
        <w:spacing w:after="40"/>
        <w:jc w:val="center"/>
      </w:pPr>
      <w:r>
        <w:rPr>
          <w:b/>
          <w:sz w:val="20"/>
        </w:rPr>
        <w:t xml:space="preserve">Case: </w:t>
      </w:r>
      <w:r>
        <w:rPr>
          <w:color w:val="4A4A4A"/>
          <w:sz w:val="20"/>
        </w:rPr>
        <w:t xml:space="preserve">Dunnam &amp; Dunnam LLP v. Dunham </w:t>
      </w:r>
      <w:del w:id="4" w:author="Pete Kennedy" w:date="2026-03-01T15:34:00Z" w16du:dateUtc="2026-03-01T21:34:00Z">
        <w:r w:rsidDel="00225F02">
          <w:rPr>
            <w:color w:val="4A4A4A"/>
            <w:sz w:val="20"/>
          </w:rPr>
          <w:delText>Law Firm, P.C.</w:delText>
        </w:r>
      </w:del>
      <w:ins w:id="5" w:author="Pete Kennedy" w:date="2026-03-01T15:34:00Z" w16du:dateUtc="2026-03-01T21:34:00Z">
        <w:r w:rsidR="00225F02">
          <w:rPr>
            <w:color w:val="4A4A4A"/>
            <w:sz w:val="20"/>
          </w:rPr>
          <w:t>&amp; Jones, Attorneys at La</w:t>
        </w:r>
      </w:ins>
      <w:ins w:id="6" w:author="Pete Kennedy" w:date="2026-03-01T15:35:00Z" w16du:dateUtc="2026-03-01T21:35:00Z">
        <w:r w:rsidR="00225F02">
          <w:rPr>
            <w:color w:val="4A4A4A"/>
            <w:sz w:val="20"/>
          </w:rPr>
          <w:t>w, P.C.</w:t>
        </w:r>
      </w:ins>
      <w:r>
        <w:rPr>
          <w:color w:val="4A4A4A"/>
          <w:sz w:val="20"/>
        </w:rPr>
        <w:t>, et al.</w:t>
      </w:r>
    </w:p>
    <w:p w14:paraId="35977DA6" w14:textId="77777777" w:rsidR="00817124" w:rsidRDefault="00815EC5">
      <w:pPr>
        <w:spacing w:after="40"/>
        <w:jc w:val="center"/>
      </w:pPr>
      <w:r>
        <w:rPr>
          <w:color w:val="4A4A4A"/>
          <w:sz w:val="20"/>
        </w:rPr>
        <w:t>Civil Action No. 6:21-cv-1041-ADA-DGT, W.D. Texas, Waco Division</w:t>
      </w:r>
    </w:p>
    <w:p w14:paraId="0FBC12E3" w14:textId="77777777" w:rsidR="00817124" w:rsidRDefault="00815EC5">
      <w:pPr>
        <w:spacing w:after="40"/>
        <w:jc w:val="center"/>
      </w:pPr>
      <w:r>
        <w:rPr>
          <w:b/>
          <w:sz w:val="20"/>
        </w:rPr>
        <w:t xml:space="preserve">Date: </w:t>
      </w:r>
      <w:r>
        <w:rPr>
          <w:color w:val="4A4A4A"/>
          <w:sz w:val="20"/>
        </w:rPr>
        <w:t>[DATE]</w:t>
      </w:r>
    </w:p>
    <w:p w14:paraId="3D2D502D" w14:textId="77777777" w:rsidR="00817124" w:rsidRDefault="00815EC5">
      <w:r>
        <w:br w:type="page"/>
      </w:r>
    </w:p>
    <w:p w14:paraId="0E69B3A7" w14:textId="77777777" w:rsidR="00817124" w:rsidRDefault="00815EC5">
      <w:pPr>
        <w:pStyle w:val="Heading1"/>
      </w:pPr>
      <w:r>
        <w:lastRenderedPageBreak/>
        <w:t>I. Introduction and Qualifications</w:t>
      </w:r>
    </w:p>
    <w:p w14:paraId="081DD754" w14:textId="49E7D118" w:rsidR="00817124" w:rsidRDefault="00815EC5">
      <w:pPr>
        <w:spacing w:after="160"/>
      </w:pPr>
      <w:r>
        <w:t xml:space="preserve">I have been retained by counsel for Defendants to review and respond to the Expert Report of Caryn Brown ("Brown Report"), dated February 6, 2026, prepared on behalf of Plaintiff Dunnam &amp; Dunnam LLP. My analysis addresses the technical accuracy, methodological rigor, and factual basis of Brown's claims </w:t>
      </w:r>
      <w:del w:id="7" w:author="Pete Kennedy" w:date="2026-03-01T15:35:00Z" w16du:dateUtc="2026-03-01T21:35:00Z">
        <w:r w:rsidDel="00225F02">
          <w:delText xml:space="preserve">regarding </w:delText>
        </w:r>
      </w:del>
      <w:ins w:id="8" w:author="Pete Kennedy" w:date="2026-03-01T15:35:00Z" w16du:dateUtc="2026-03-01T21:35:00Z">
        <w:r w:rsidR="00225F02">
          <w:t>about</w:t>
        </w:r>
        <w:r w:rsidR="00225F02">
          <w:t xml:space="preserve"> </w:t>
        </w:r>
      </w:ins>
      <w:r>
        <w:t xml:space="preserve">Defendants' online properties and their </w:t>
      </w:r>
      <w:ins w:id="9" w:author="Pete Kennedy" w:date="2026-03-01T15:35:00Z" w16du:dateUtc="2026-03-01T21:35:00Z">
        <w:r w:rsidR="00225F02">
          <w:t xml:space="preserve">alleged violation of </w:t>
        </w:r>
      </w:ins>
      <w:del w:id="10" w:author="Pete Kennedy" w:date="2026-03-01T15:35:00Z" w16du:dateUtc="2026-03-01T21:35:00Z">
        <w:r w:rsidDel="00225F02">
          <w:delText xml:space="preserve">relationship to </w:delText>
        </w:r>
      </w:del>
      <w:r>
        <w:t xml:space="preserve">the </w:t>
      </w:r>
      <w:ins w:id="11" w:author="Pete Kennedy" w:date="2026-03-01T15:35:00Z" w16du:dateUtc="2026-03-01T21:35:00Z">
        <w:r w:rsidR="00225F02">
          <w:t>Mc</w:t>
        </w:r>
      </w:ins>
      <w:ins w:id="12" w:author="Pete Kennedy" w:date="2026-03-01T17:26:00Z" w16du:dateUtc="2026-03-01T23:26:00Z">
        <w:r w:rsidR="00A24A8E">
          <w:t>L</w:t>
        </w:r>
      </w:ins>
      <w:ins w:id="13" w:author="Pete Kennedy" w:date="2026-03-01T15:35:00Z" w16du:dateUtc="2026-03-01T21:35:00Z">
        <w:r w:rsidR="00225F02">
          <w:t>e</w:t>
        </w:r>
      </w:ins>
      <w:ins w:id="14" w:author="Pete Kennedy" w:date="2026-03-01T17:26:00Z" w16du:dateUtc="2026-03-01T23:26:00Z">
        <w:r w:rsidR="00A24A8E">
          <w:t>n</w:t>
        </w:r>
      </w:ins>
      <w:ins w:id="15" w:author="Pete Kennedy" w:date="2026-03-01T15:35:00Z" w16du:dateUtc="2026-03-01T21:35:00Z">
        <w:r w:rsidR="00225F02">
          <w:t xml:space="preserve">nan County, Texas, </w:t>
        </w:r>
      </w:ins>
      <w:r>
        <w:t xml:space="preserve">Agreed Judgment dated April 24, 1998 (the "1998 </w:t>
      </w:r>
      <w:ins w:id="16" w:author="Pete Kennedy" w:date="2026-03-01T15:39:00Z" w16du:dateUtc="2026-03-01T21:39:00Z">
        <w:r w:rsidR="006D71BF">
          <w:t xml:space="preserve">Agreed </w:t>
        </w:r>
      </w:ins>
      <w:r>
        <w:t>Judgment").</w:t>
      </w:r>
    </w:p>
    <w:p w14:paraId="7BDA53D4" w14:textId="6EDA8703" w:rsidR="00817124" w:rsidRDefault="00815EC5">
      <w:pPr>
        <w:spacing w:after="160"/>
      </w:pPr>
      <w:r>
        <w:t>I am a digital marketing and search advertising consultant with over 20 years of hands-on experience in search engine optimization (SEO), paid search advertising (Google Ads/</w:t>
      </w:r>
      <w:commentRangeStart w:id="17"/>
      <w:r>
        <w:t>PPC</w:t>
      </w:r>
      <w:commentRangeEnd w:id="17"/>
      <w:r w:rsidR="00225F02">
        <w:rPr>
          <w:rStyle w:val="CommentReference"/>
        </w:rPr>
        <w:commentReference w:id="17"/>
      </w:r>
      <w:r>
        <w:t xml:space="preserve">), content marketing, online reputation management, and competitive analysis. I have directed search </w:t>
      </w:r>
      <w:ins w:id="18" w:author="Pete Kennedy" w:date="2026-03-01T15:36:00Z" w16du:dateUtc="2026-03-01T21:36:00Z">
        <w:r w:rsidR="00225F02">
          <w:t xml:space="preserve">engine </w:t>
        </w:r>
      </w:ins>
      <w:r>
        <w:t>marketing strategy for multiple Fortune 500 companies, including Fortune 20 and Fortune 5 businesses. I am a recognized contributing author at Search Engine Journal, a veteran speaker at major industry conferences including Pubcon, SMX, Affiliate Summit, and the Direct Marketing Association, and I serve as a judge for the US Search Awards. My full curriculum vitae is attached.</w:t>
      </w:r>
    </w:p>
    <w:p w14:paraId="01CEF391" w14:textId="00EE09AD" w:rsidR="00817124" w:rsidRDefault="00815EC5">
      <w:pPr>
        <w:spacing w:after="160"/>
      </w:pPr>
      <w:moveFromRangeStart w:id="19" w:author="Pete Kennedy" w:date="2026-03-01T15:46:00Z" w:name="move223272408"/>
      <w:moveFrom w:id="20" w:author="Pete Kennedy" w:date="2026-03-01T15:46:00Z" w16du:dateUtc="2026-03-01T21:46:00Z">
        <w:r w:rsidDel="00CE7434">
          <w:t xml:space="preserve">My opinions are based on my professional experience, direct observation using industry-standard tools and methodologies, and review of the Brown Report, the 1998 Agreed Judgment, and the publicly observable online properties at issue. </w:t>
        </w:r>
      </w:moveFrom>
      <w:moveFromRangeEnd w:id="19"/>
      <w:r w:rsidDel="00225F02">
        <w:t xml:space="preserve">I am being compensated at a rate of $300 per hour for my work </w:t>
      </w:r>
      <w:proofErr w:type="gramStart"/>
      <w:r w:rsidDel="00225F02">
        <w:t>in</w:t>
      </w:r>
      <w:proofErr w:type="gramEnd"/>
      <w:r w:rsidDel="00225F02">
        <w:t xml:space="preserve"> this matter. </w:t>
      </w:r>
      <w:r>
        <w:t xml:space="preserve">My compensation is not contingent on the outcome of this case or the opinions expressed </w:t>
      </w:r>
      <w:del w:id="21" w:author="Pete Kennedy" w:date="2026-03-01T15:37:00Z" w16du:dateUtc="2026-03-01T21:37:00Z">
        <w:r w:rsidDel="00225F02">
          <w:delText>herein</w:delText>
        </w:r>
      </w:del>
      <w:ins w:id="22" w:author="Pete Kennedy" w:date="2026-03-01T15:37:00Z" w16du:dateUtc="2026-03-01T21:37:00Z">
        <w:r w:rsidR="00225F02">
          <w:t>in this report</w:t>
        </w:r>
      </w:ins>
      <w:r>
        <w:t>.</w:t>
      </w:r>
    </w:p>
    <w:p w14:paraId="7B62A56A" w14:textId="77777777" w:rsidR="00817124" w:rsidRDefault="00815EC5">
      <w:pPr>
        <w:pStyle w:val="Heading1"/>
      </w:pPr>
      <w:r>
        <w:t>II. Summary of Opinions</w:t>
      </w:r>
    </w:p>
    <w:p w14:paraId="1270C601" w14:textId="102CF0B5" w:rsidR="00817124" w:rsidRDefault="00CE7434">
      <w:pPr>
        <w:spacing w:after="160"/>
      </w:pPr>
      <w:moveToRangeStart w:id="23" w:author="Pete Kennedy" w:date="2026-03-01T15:46:00Z" w:name="move223272408"/>
      <w:moveTo w:id="24" w:author="Pete Kennedy" w:date="2026-03-01T15:46:00Z" w16du:dateUtc="2026-03-01T21:46:00Z">
        <w:r w:rsidDel="00225F02">
          <w:t xml:space="preserve">My opinions are based on my professional experience, direct observation using industry-standard tools and methodologies, and review of the Brown Report, the 1998 Agreed Judgment, and the publicly observable online properties at issue. </w:t>
        </w:r>
      </w:moveTo>
      <w:moveToRangeEnd w:id="23"/>
      <w:ins w:id="25" w:author="Pete Kennedy" w:date="2026-03-01T15:46:00Z" w16du:dateUtc="2026-03-01T21:46:00Z">
        <w:r>
          <w:t xml:space="preserve"> Although my opi</w:t>
        </w:r>
      </w:ins>
      <w:ins w:id="26" w:author="Pete Kennedy" w:date="2026-03-01T15:47:00Z" w16du:dateUtc="2026-03-01T21:47:00Z">
        <w:r>
          <w:t>nion is that the Brown Report fails to show any violations of the 1998 Agreed Judgment</w:t>
        </w:r>
        <w:r w:rsidR="00C46D21">
          <w:t xml:space="preserve"> that was </w:t>
        </w:r>
      </w:ins>
      <w:ins w:id="27" w:author="Pete Kennedy" w:date="2026-03-01T15:48:00Z" w16du:dateUtc="2026-03-01T21:48:00Z">
        <w:r w:rsidR="00C46D21">
          <w:t>entered in Mc</w:t>
        </w:r>
      </w:ins>
      <w:ins w:id="28" w:author="Pete Kennedy" w:date="2026-03-01T17:26:00Z" w16du:dateUtc="2026-03-01T23:26:00Z">
        <w:r w:rsidR="00A24A8E">
          <w:t>L</w:t>
        </w:r>
      </w:ins>
      <w:ins w:id="29" w:author="Pete Kennedy" w:date="2026-03-01T15:48:00Z" w16du:dateUtc="2026-03-01T21:48:00Z">
        <w:r w:rsidR="00C46D21">
          <w:t>e</w:t>
        </w:r>
      </w:ins>
      <w:ins w:id="30" w:author="Pete Kennedy" w:date="2026-03-01T17:26:00Z" w16du:dateUtc="2026-03-01T23:26:00Z">
        <w:r w:rsidR="00A24A8E">
          <w:t>n</w:t>
        </w:r>
      </w:ins>
      <w:ins w:id="31" w:author="Pete Kennedy" w:date="2026-03-01T15:48:00Z" w16du:dateUtc="2026-03-01T21:48:00Z">
        <w:r w:rsidR="00C46D21">
          <w:t>nan County state court</w:t>
        </w:r>
      </w:ins>
      <w:ins w:id="32" w:author="Pete Kennedy" w:date="2026-03-01T15:47:00Z" w16du:dateUtc="2026-03-01T21:47:00Z">
        <w:r>
          <w:t xml:space="preserve">, </w:t>
        </w:r>
        <w:r w:rsidR="00C46D21">
          <w:t xml:space="preserve">I am not expressing any opinion on whether that is the correct legal standard governing this federal trademark infringement lawsuit.  </w:t>
        </w:r>
      </w:ins>
      <w:del w:id="33" w:author="Pete Kennedy" w:date="2026-03-01T15:36:00Z" w16du:dateUtc="2026-03-01T21:36:00Z">
        <w:r w:rsidR="00815EC5" w:rsidDel="00225F02">
          <w:delText xml:space="preserve">After thorough review of the Brown Report, the underlying court orders, and independent analysis of Defendants' online properties, </w:delText>
        </w:r>
      </w:del>
      <w:ins w:id="34" w:author="Pete Kennedy" w:date="2026-03-01T15:36:00Z" w16du:dateUtc="2026-03-01T21:36:00Z">
        <w:r w:rsidR="00225F02">
          <w:t xml:space="preserve"> It </w:t>
        </w:r>
      </w:ins>
      <w:del w:id="35" w:author="Pete Kennedy" w:date="2026-03-01T15:36:00Z" w16du:dateUtc="2026-03-01T21:36:00Z">
        <w:r w:rsidR="00815EC5" w:rsidDel="00225F02">
          <w:delText xml:space="preserve">it </w:delText>
        </w:r>
      </w:del>
      <w:r w:rsidR="00815EC5">
        <w:t>is my opinion that:</w:t>
      </w:r>
    </w:p>
    <w:p w14:paraId="0B68CD89" w14:textId="70C68838" w:rsidR="00817124" w:rsidRDefault="00815EC5">
      <w:pPr>
        <w:pStyle w:val="ListBullet"/>
        <w:spacing w:after="80"/>
      </w:pPr>
      <w:r>
        <w:rPr>
          <w:b/>
        </w:rPr>
        <w:t xml:space="preserve">The Brown Report fails to identify a single </w:t>
      </w:r>
      <w:del w:id="36" w:author="Pete Kennedy" w:date="2026-03-01T15:37:00Z" w16du:dateUtc="2026-03-01T21:37:00Z">
        <w:r w:rsidDel="006D71BF">
          <w:rPr>
            <w:b/>
          </w:rPr>
          <w:delText xml:space="preserve">concrete </w:delText>
        </w:r>
      </w:del>
      <w:r>
        <w:rPr>
          <w:b/>
        </w:rPr>
        <w:t xml:space="preserve">violation of the 1998 </w:t>
      </w:r>
      <w:ins w:id="37" w:author="Pete Kennedy" w:date="2026-03-01T15:39:00Z" w16du:dateUtc="2026-03-01T21:39:00Z">
        <w:r w:rsidR="006D71BF">
          <w:rPr>
            <w:b/>
          </w:rPr>
          <w:t xml:space="preserve">Agreed </w:t>
        </w:r>
      </w:ins>
      <w:r>
        <w:rPr>
          <w:b/>
        </w:rPr>
        <w:t xml:space="preserve">Judgment. </w:t>
      </w:r>
      <w:r>
        <w:t xml:space="preserve">Despite </w:t>
      </w:r>
      <w:ins w:id="38" w:author="Pete Kennedy" w:date="2026-03-01T15:37:00Z" w16du:dateUtc="2026-03-01T21:37:00Z">
        <w:r w:rsidR="006D71BF">
          <w:t xml:space="preserve">being </w:t>
        </w:r>
      </w:ins>
      <w:r>
        <w:t xml:space="preserve">15 pages </w:t>
      </w:r>
      <w:ins w:id="39" w:author="Pete Kennedy" w:date="2026-03-01T15:37:00Z" w16du:dateUtc="2026-03-01T21:37:00Z">
        <w:r w:rsidR="006D71BF">
          <w:t>long</w:t>
        </w:r>
      </w:ins>
      <w:del w:id="40" w:author="Pete Kennedy" w:date="2026-03-01T15:37:00Z" w16du:dateUtc="2026-03-01T21:37:00Z">
        <w:r w:rsidDel="006D71BF">
          <w:delText>of analysis</w:delText>
        </w:r>
      </w:del>
      <w:r>
        <w:t xml:space="preserve">, </w:t>
      </w:r>
      <w:ins w:id="41" w:author="Pete Kennedy" w:date="2026-03-01T15:37:00Z" w16du:dateUtc="2026-03-01T21:37:00Z">
        <w:r w:rsidR="006D71BF">
          <w:t xml:space="preserve">the </w:t>
        </w:r>
      </w:ins>
      <w:r>
        <w:t xml:space="preserve">Brown </w:t>
      </w:r>
      <w:ins w:id="42" w:author="Pete Kennedy" w:date="2026-03-01T15:37:00Z" w16du:dateUtc="2026-03-01T21:37:00Z">
        <w:r w:rsidR="006D71BF">
          <w:t xml:space="preserve">Report </w:t>
        </w:r>
      </w:ins>
      <w:r>
        <w:t xml:space="preserve">does not </w:t>
      </w:r>
      <w:ins w:id="43" w:author="Pete Kennedy" w:date="2026-03-01T15:37:00Z" w16du:dateUtc="2026-03-01T21:37:00Z">
        <w:r w:rsidR="006D71BF">
          <w:t xml:space="preserve">contain </w:t>
        </w:r>
      </w:ins>
      <w:del w:id="44" w:author="Pete Kennedy" w:date="2026-03-01T15:37:00Z" w16du:dateUtc="2026-03-01T21:37:00Z">
        <w:r w:rsidDel="006D71BF">
          <w:delText xml:space="preserve">produce </w:delText>
        </w:r>
      </w:del>
      <w:r>
        <w:t xml:space="preserve">a </w:t>
      </w:r>
      <w:ins w:id="45" w:author="Pete Kennedy" w:date="2026-03-01T15:37:00Z" w16du:dateUtc="2026-03-01T21:37:00Z">
        <w:r w:rsidR="006D71BF">
          <w:t xml:space="preserve">single </w:t>
        </w:r>
      </w:ins>
      <w:r>
        <w:t xml:space="preserve">screenshot, </w:t>
      </w:r>
      <w:del w:id="46" w:author="Pete Kennedy" w:date="2026-03-01T15:38:00Z" w16du:dateUtc="2026-03-01T21:38:00Z">
        <w:r w:rsidDel="006D71BF">
          <w:delText xml:space="preserve">an </w:delText>
        </w:r>
      </w:del>
      <w:r>
        <w:t xml:space="preserve">advertisement, </w:t>
      </w:r>
      <w:del w:id="47" w:author="Pete Kennedy" w:date="2026-03-01T15:38:00Z" w16du:dateUtc="2026-03-01T21:38:00Z">
        <w:r w:rsidDel="006D71BF">
          <w:delText xml:space="preserve">a </w:delText>
        </w:r>
      </w:del>
      <w:r>
        <w:t xml:space="preserve">search result, or </w:t>
      </w:r>
      <w:del w:id="48" w:author="Pete Kennedy" w:date="2026-03-01T15:38:00Z" w16du:dateUtc="2026-03-01T21:38:00Z">
        <w:r w:rsidDel="006D71BF">
          <w:delText xml:space="preserve">any verifiable </w:delText>
        </w:r>
      </w:del>
      <w:ins w:id="49" w:author="Pete Kennedy" w:date="2026-03-01T15:38:00Z" w16du:dateUtc="2026-03-01T21:38:00Z">
        <w:r w:rsidR="006D71BF">
          <w:t xml:space="preserve">online </w:t>
        </w:r>
      </w:ins>
      <w:r>
        <w:t xml:space="preserve">artifact </w:t>
      </w:r>
      <w:ins w:id="50" w:author="Pete Kennedy" w:date="2026-03-01T15:38:00Z" w16du:dateUtc="2026-03-01T21:38:00Z">
        <w:r w:rsidR="006D71BF">
          <w:t xml:space="preserve">showing </w:t>
        </w:r>
      </w:ins>
      <w:del w:id="51" w:author="Pete Kennedy" w:date="2026-03-01T15:38:00Z" w16du:dateUtc="2026-03-01T21:38:00Z">
        <w:r w:rsidDel="006D71BF">
          <w:delText xml:space="preserve">demonstrating </w:delText>
        </w:r>
      </w:del>
      <w:r>
        <w:t xml:space="preserve">that Defendants have used the </w:t>
      </w:r>
      <w:ins w:id="52" w:author="Pete Kennedy" w:date="2026-03-01T15:38:00Z" w16du:dateUtc="2026-03-01T21:38:00Z">
        <w:r w:rsidR="006D71BF">
          <w:t xml:space="preserve">restricted </w:t>
        </w:r>
      </w:ins>
      <w:del w:id="53" w:author="Pete Kennedy" w:date="2026-03-01T15:38:00Z" w16du:dateUtc="2026-03-01T21:38:00Z">
        <w:r w:rsidDel="006D71BF">
          <w:delText xml:space="preserve">prohibited </w:delText>
        </w:r>
      </w:del>
      <w:r>
        <w:t xml:space="preserve">names in the </w:t>
      </w:r>
      <w:ins w:id="54" w:author="Pete Kennedy" w:date="2026-03-01T15:38:00Z" w16du:dateUtc="2026-03-01T21:38:00Z">
        <w:r w:rsidR="006D71BF">
          <w:t>restricted</w:t>
        </w:r>
      </w:ins>
      <w:del w:id="55" w:author="Pete Kennedy" w:date="2026-03-01T15:38:00Z" w16du:dateUtc="2026-03-01T21:38:00Z">
        <w:r w:rsidDel="006D71BF">
          <w:delText>prohibited</w:delText>
        </w:r>
      </w:del>
      <w:r>
        <w:t xml:space="preserve"> counties. If such evidence existed, it would be trivially easy to capture and present.</w:t>
      </w:r>
    </w:p>
    <w:p w14:paraId="4EA1CAF3" w14:textId="15EF58DC" w:rsidR="00817124" w:rsidRDefault="00815EC5">
      <w:pPr>
        <w:pStyle w:val="ListBullet"/>
        <w:spacing w:after="80"/>
      </w:pPr>
      <w:r>
        <w:rPr>
          <w:b/>
        </w:rPr>
        <w:t xml:space="preserve">The Brown Report fundamentally mischaracterizes the scope of the 1998 </w:t>
      </w:r>
      <w:ins w:id="56" w:author="Pete Kennedy" w:date="2026-03-01T15:39:00Z" w16du:dateUtc="2026-03-01T21:39:00Z">
        <w:r w:rsidR="006D71BF">
          <w:rPr>
            <w:b/>
          </w:rPr>
          <w:t xml:space="preserve">Agreed </w:t>
        </w:r>
      </w:ins>
      <w:r>
        <w:rPr>
          <w:b/>
        </w:rPr>
        <w:t xml:space="preserve">Judgment. </w:t>
      </w:r>
      <w:r>
        <w:t xml:space="preserve">The </w:t>
      </w:r>
      <w:ins w:id="57" w:author="Pete Kennedy" w:date="2026-03-01T15:39:00Z" w16du:dateUtc="2026-03-01T21:39:00Z">
        <w:r w:rsidR="006D71BF">
          <w:t xml:space="preserve">1998 Agreed </w:t>
        </w:r>
      </w:ins>
      <w:r>
        <w:t>Judgment restricts the use of specific name formulations (e.g., "Dunham Law Firm," "Dunham, Attorney at Law") in specific Texas counties</w:t>
      </w:r>
      <w:ins w:id="58" w:author="Pete Kennedy" w:date="2026-03-01T15:39:00Z" w16du:dateUtc="2026-03-01T21:39:00Z">
        <w:r w:rsidR="006D71BF">
          <w:t xml:space="preserve"> to advertise Dunham &amp; Jones</w:t>
        </w:r>
      </w:ins>
      <w:r>
        <w:t xml:space="preserve">. It does not prohibit Defendants from using </w:t>
      </w:r>
      <w:del w:id="59" w:author="Pete Kennedy" w:date="2026-03-01T15:40:00Z" w16du:dateUtc="2026-03-01T21:40:00Z">
        <w:r w:rsidDel="006D71BF">
          <w:delText xml:space="preserve">their </w:delText>
        </w:r>
      </w:del>
      <w:ins w:id="60" w:author="Pete Kennedy" w:date="2026-03-01T15:40:00Z" w16du:dateUtc="2026-03-01T21:40:00Z">
        <w:r w:rsidR="006D71BF">
          <w:t>Paul Dunham’s</w:t>
        </w:r>
      </w:ins>
      <w:del w:id="61" w:author="Pete Kennedy" w:date="2026-03-01T15:40:00Z" w16du:dateUtc="2026-03-01T21:40:00Z">
        <w:r w:rsidDel="006D71BF">
          <w:delText>legal</w:delText>
        </w:r>
      </w:del>
      <w:r>
        <w:t xml:space="preserve"> surname "Dunham," from operating the domain DunhamLaw.com</w:t>
      </w:r>
      <w:ins w:id="62" w:author="Pete Kennedy" w:date="2026-03-01T15:40:00Z" w16du:dateUtc="2026-03-01T21:40:00Z">
        <w:r w:rsidR="006D71BF">
          <w:t xml:space="preserve"> or other domain names containing the word “</w:t>
        </w:r>
        <w:proofErr w:type="spellStart"/>
        <w:r w:rsidR="006D71BF">
          <w:t>dunham</w:t>
        </w:r>
      </w:ins>
      <w:proofErr w:type="spellEnd"/>
      <w:r>
        <w:t>,</w:t>
      </w:r>
      <w:ins w:id="63" w:author="Pete Kennedy" w:date="2026-03-01T15:40:00Z" w16du:dateUtc="2026-03-01T21:40:00Z">
        <w:r w:rsidR="006D71BF">
          <w:t>”</w:t>
        </w:r>
      </w:ins>
      <w:r>
        <w:t xml:space="preserve"> from practicing law in those counties, or from advertising under non-</w:t>
      </w:r>
      <w:ins w:id="64" w:author="Pete Kennedy" w:date="2026-03-01T15:40:00Z" w16du:dateUtc="2026-03-01T21:40:00Z">
        <w:r w:rsidR="006D71BF">
          <w:t>restricted</w:t>
        </w:r>
      </w:ins>
      <w:del w:id="65" w:author="Pete Kennedy" w:date="2026-03-01T15:40:00Z" w16du:dateUtc="2026-03-01T21:40:00Z">
        <w:r w:rsidDel="006D71BF">
          <w:delText>prohibited</w:delText>
        </w:r>
      </w:del>
      <w:r>
        <w:t xml:space="preserve"> names such as "Dunham &amp; Jones."</w:t>
      </w:r>
    </w:p>
    <w:p w14:paraId="2FF39F60" w14:textId="5F44D669" w:rsidR="00817124" w:rsidRDefault="00815EC5">
      <w:pPr>
        <w:pStyle w:val="ListBullet"/>
        <w:spacing w:after="80"/>
      </w:pPr>
      <w:r>
        <w:rPr>
          <w:b/>
        </w:rPr>
        <w:t xml:space="preserve">Brown's methodology is insufficient, undocumented, and non-reproducible. </w:t>
      </w:r>
      <w:del w:id="66" w:author="Pete Kennedy" w:date="2026-03-01T15:41:00Z" w16du:dateUtc="2026-03-01T21:41:00Z">
        <w:r w:rsidDel="008F0BE0">
          <w:delText xml:space="preserve">She </w:delText>
        </w:r>
      </w:del>
      <w:ins w:id="67" w:author="Pete Kennedy" w:date="2026-03-01T15:41:00Z" w16du:dateUtc="2026-03-01T21:41:00Z">
        <w:r w:rsidR="008F0BE0">
          <w:t>Brown</w:t>
        </w:r>
        <w:r w:rsidR="008F0BE0">
          <w:t xml:space="preserve"> </w:t>
        </w:r>
      </w:ins>
      <w:r>
        <w:t xml:space="preserve">does not identify which third-party tools she used, does not provide crawl parameters, does not document her </w:t>
      </w:r>
      <w:del w:id="68" w:author="Pete Kennedy" w:date="2026-03-01T15:41:00Z" w16du:dateUtc="2026-03-01T21:41:00Z">
        <w:r w:rsidDel="008F0BE0">
          <w:delText xml:space="preserve">deduplication </w:delText>
        </w:r>
      </w:del>
      <w:r>
        <w:t>methods, and admits her January 2026 analysis is only a "qualitative comparison." Her own report</w:t>
      </w:r>
      <w:ins w:id="69" w:author="Pete Kennedy" w:date="2026-03-01T15:41:00Z" w16du:dateUtc="2026-03-01T21:41:00Z">
        <w:r w:rsidR="008F0BE0">
          <w:t>, however, does identify</w:t>
        </w:r>
      </w:ins>
      <w:del w:id="70" w:author="Pete Kennedy" w:date="2026-03-01T15:41:00Z" w16du:dateUtc="2026-03-01T21:41:00Z">
        <w:r w:rsidDel="008F0BE0">
          <w:delText xml:space="preserve"> identifies</w:delText>
        </w:r>
      </w:del>
      <w:r>
        <w:t xml:space="preserve"> the methodological standards she failed to meet.</w:t>
      </w:r>
    </w:p>
    <w:p w14:paraId="3035EA36" w14:textId="6D6AF93D" w:rsidR="00817124" w:rsidRDefault="00815EC5">
      <w:pPr>
        <w:pStyle w:val="ListBullet"/>
        <w:spacing w:after="80"/>
      </w:pPr>
      <w:r>
        <w:rPr>
          <w:b/>
        </w:rPr>
        <w:t>Brown repeatedly conflates organic search engine behavior with intentional misconduct</w:t>
      </w:r>
      <w:ins w:id="71" w:author="Pete Kennedy" w:date="2026-03-01T15:42:00Z" w16du:dateUtc="2026-03-01T21:42:00Z">
        <w:r w:rsidR="008F0BE0">
          <w:rPr>
            <w:b/>
          </w:rPr>
          <w:t xml:space="preserve"> by the Defendants</w:t>
        </w:r>
      </w:ins>
      <w:r>
        <w:rPr>
          <w:b/>
        </w:rPr>
        <w:t xml:space="preserve">. </w:t>
      </w:r>
      <w:r>
        <w:t xml:space="preserve">That Google's algorithm may surface DunhamLaw.com in response to a "Dunnam" </w:t>
      </w:r>
      <w:ins w:id="72" w:author="Pete Kennedy" w:date="2026-03-01T15:42:00Z" w16du:dateUtc="2026-03-01T21:42:00Z">
        <w:r w:rsidR="008F0BE0">
          <w:t xml:space="preserve">search </w:t>
        </w:r>
      </w:ins>
      <w:r>
        <w:t xml:space="preserve">query is a function of </w:t>
      </w:r>
      <w:ins w:id="73" w:author="Pete Kennedy" w:date="2026-03-01T15:42:00Z" w16du:dateUtc="2026-03-01T21:42:00Z">
        <w:r w:rsidR="008F0BE0">
          <w:lastRenderedPageBreak/>
          <w:t xml:space="preserve">Google’s </w:t>
        </w:r>
      </w:ins>
      <w:r>
        <w:t>algorithmic name-similarity matching, not evidence that Defendants have targeted</w:t>
      </w:r>
      <w:ins w:id="74" w:author="Pete Kennedy" w:date="2026-03-01T15:43:00Z" w16du:dateUtc="2026-03-01T21:43:00Z">
        <w:r w:rsidR="008F0BE0">
          <w:t xml:space="preserve"> or</w:t>
        </w:r>
      </w:ins>
      <w:ins w:id="75" w:author="Pete Kennedy" w:date="2026-03-01T15:42:00Z" w16du:dateUtc="2026-03-01T21:42:00Z">
        <w:r w:rsidR="008F0BE0">
          <w:t xml:space="preserve"> used</w:t>
        </w:r>
      </w:ins>
      <w:del w:id="76" w:author="Pete Kennedy" w:date="2026-03-01T15:43:00Z" w16du:dateUtc="2026-03-01T21:43:00Z">
        <w:r w:rsidDel="008F0BE0">
          <w:delText xml:space="preserve"> or manipulated</w:delText>
        </w:r>
      </w:del>
      <w:r>
        <w:t xml:space="preserve"> the </w:t>
      </w:r>
      <w:ins w:id="77" w:author="Pete Kennedy" w:date="2026-03-01T15:42:00Z" w16du:dateUtc="2026-03-01T21:42:00Z">
        <w:r w:rsidR="008F0BE0">
          <w:t>word “Dun</w:t>
        </w:r>
      </w:ins>
      <w:ins w:id="78" w:author="Pete Kennedy" w:date="2026-03-01T15:43:00Z" w16du:dateUtc="2026-03-01T21:43:00Z">
        <w:r w:rsidR="008F0BE0">
          <w:t>nam.”</w:t>
        </w:r>
      </w:ins>
      <w:del w:id="79" w:author="Pete Kennedy" w:date="2026-03-01T15:43:00Z" w16du:dateUtc="2026-03-01T21:43:00Z">
        <w:r w:rsidDel="008F0BE0">
          <w:delText>Dunnam &amp; Dunnam brand.</w:delText>
        </w:r>
      </w:del>
    </w:p>
    <w:p w14:paraId="1F66E645" w14:textId="27FEEFD7" w:rsidR="00817124" w:rsidRDefault="00815EC5">
      <w:pPr>
        <w:pStyle w:val="ListBullet"/>
        <w:spacing w:after="80"/>
      </w:pPr>
      <w:r>
        <w:rPr>
          <w:b/>
        </w:rPr>
        <w:t xml:space="preserve">Brown's corrective advertising </w:t>
      </w:r>
      <w:ins w:id="80" w:author="Pete Kennedy" w:date="2026-03-01T15:43:00Z" w16du:dateUtc="2026-03-01T21:43:00Z">
        <w:r w:rsidR="008F0BE0">
          <w:rPr>
            <w:b/>
          </w:rPr>
          <w:t xml:space="preserve">expense </w:t>
        </w:r>
      </w:ins>
      <w:r>
        <w:rPr>
          <w:b/>
        </w:rPr>
        <w:t xml:space="preserve">estimates </w:t>
      </w:r>
      <w:del w:id="81" w:author="Pete Kennedy" w:date="2026-03-01T15:43:00Z" w16du:dateUtc="2026-03-01T21:43:00Z">
        <w:r w:rsidDel="008F0BE0">
          <w:rPr>
            <w:b/>
          </w:rPr>
          <w:delText>($65,000–$120,000 per year)</w:delText>
        </w:r>
      </w:del>
      <w:r>
        <w:rPr>
          <w:b/>
        </w:rPr>
        <w:t xml:space="preserve"> are unsupported, inflated, and premature. </w:t>
      </w:r>
      <w:ins w:id="82" w:author="Pete Kennedy" w:date="2026-03-01T15:43:00Z" w16du:dateUtc="2026-03-01T21:43:00Z">
        <w:r w:rsidR="00CE7434">
          <w:t>Brown does not sta</w:t>
        </w:r>
      </w:ins>
      <w:ins w:id="83" w:author="Pete Kennedy" w:date="2026-03-01T15:44:00Z" w16du:dateUtc="2026-03-01T21:44:00Z">
        <w:r w:rsidR="00CE7434">
          <w:t xml:space="preserve">te her methodology in making these estimates.  She cites no market data or </w:t>
        </w:r>
      </w:ins>
      <w:del w:id="84" w:author="Pete Kennedy" w:date="2026-03-01T15:43:00Z" w16du:dateUtc="2026-03-01T21:43:00Z">
        <w:r w:rsidDel="00CE7434">
          <w:delText>N</w:delText>
        </w:r>
      </w:del>
      <w:del w:id="85" w:author="Pete Kennedy" w:date="2026-03-01T15:44:00Z" w16du:dateUtc="2026-03-01T21:44:00Z">
        <w:r w:rsidDel="00CE7434">
          <w:delText xml:space="preserve">o methodology, market data, or </w:delText>
        </w:r>
      </w:del>
      <w:r>
        <w:t>comparable cases</w:t>
      </w:r>
      <w:del w:id="86" w:author="Pete Kennedy" w:date="2026-03-01T15:44:00Z" w16du:dateUtc="2026-03-01T21:44:00Z">
        <w:r w:rsidDel="00CE7434">
          <w:delText xml:space="preserve"> are cited</w:delText>
        </w:r>
      </w:del>
      <w:r>
        <w:t xml:space="preserve">. The figures are grossly disproportionate to </w:t>
      </w:r>
      <w:ins w:id="87" w:author="Pete Kennedy" w:date="2026-03-01T15:44:00Z" w16du:dateUtc="2026-03-01T21:44:00Z">
        <w:r w:rsidR="00CE7434">
          <w:t xml:space="preserve">the cost of advertising in </w:t>
        </w:r>
      </w:ins>
      <w:r>
        <w:t xml:space="preserve">a </w:t>
      </w:r>
      <w:ins w:id="88" w:author="Pete Kennedy" w:date="2026-03-01T15:44:00Z" w16du:dateUtc="2026-03-01T21:44:00Z">
        <w:r w:rsidR="00CE7434">
          <w:t xml:space="preserve">small, </w:t>
        </w:r>
      </w:ins>
      <w:r>
        <w:t xml:space="preserve">regional Texas market and presume </w:t>
      </w:r>
      <w:del w:id="89" w:author="Pete Kennedy" w:date="2026-03-01T15:44:00Z" w16du:dateUtc="2026-03-01T21:44:00Z">
        <w:r w:rsidDel="00CE7434">
          <w:delText xml:space="preserve">proven </w:delText>
        </w:r>
      </w:del>
      <w:r>
        <w:t xml:space="preserve">violations that </w:t>
      </w:r>
      <w:ins w:id="90" w:author="Pete Kennedy" w:date="2026-03-01T15:45:00Z" w16du:dateUtc="2026-03-01T21:45:00Z">
        <w:r w:rsidR="00CE7434">
          <w:t>her report does not prove</w:t>
        </w:r>
      </w:ins>
      <w:del w:id="91" w:author="Pete Kennedy" w:date="2026-03-01T15:45:00Z" w16du:dateUtc="2026-03-01T21:45:00Z">
        <w:r w:rsidDel="00CE7434">
          <w:delText>have not been established</w:delText>
        </w:r>
      </w:del>
      <w:r>
        <w:t>.</w:t>
      </w:r>
    </w:p>
    <w:p w14:paraId="499CB7F0" w14:textId="1A14A172" w:rsidR="00817124" w:rsidRDefault="00815EC5">
      <w:pPr>
        <w:pStyle w:val="ListBullet"/>
        <w:spacing w:after="80"/>
      </w:pPr>
      <w:r>
        <w:rPr>
          <w:b/>
        </w:rPr>
        <w:t xml:space="preserve">Defendants have taken affirmative steps beyond what the </w:t>
      </w:r>
      <w:ins w:id="92" w:author="Pete Kennedy" w:date="2026-03-01T15:48:00Z" w16du:dateUtc="2026-03-01T21:48:00Z">
        <w:r w:rsidR="00C46D21">
          <w:rPr>
            <w:b/>
          </w:rPr>
          <w:t xml:space="preserve">state court </w:t>
        </w:r>
      </w:ins>
      <w:r>
        <w:rPr>
          <w:b/>
        </w:rPr>
        <w:t xml:space="preserve">1998 </w:t>
      </w:r>
      <w:ins w:id="93" w:author="Pete Kennedy" w:date="2026-03-01T15:45:00Z" w16du:dateUtc="2026-03-01T21:45:00Z">
        <w:r w:rsidR="00CE7434">
          <w:rPr>
            <w:b/>
          </w:rPr>
          <w:t xml:space="preserve">Agreed </w:t>
        </w:r>
      </w:ins>
      <w:r>
        <w:rPr>
          <w:b/>
        </w:rPr>
        <w:t xml:space="preserve">Judgment requires. </w:t>
      </w:r>
      <w:r>
        <w:t>Notably, Defendants voluntarily redirect their primary domain DunhamLaw.com to DunhamJones.com for users in restricted counties</w:t>
      </w:r>
      <w:ins w:id="94" w:author="Pete Kennedy" w:date="2026-03-01T15:48:00Z" w16du:dateUtc="2026-03-01T21:48:00Z">
        <w:r w:rsidR="00C46D21">
          <w:t xml:space="preserve"> and </w:t>
        </w:r>
      </w:ins>
      <w:ins w:id="95" w:author="Pete Kennedy" w:date="2026-03-01T15:49:00Z" w16du:dateUtc="2026-03-01T21:49:00Z">
        <w:r w:rsidR="00C46D21">
          <w:t xml:space="preserve">for web pages referencing those counties or lawyers located in those counties.  </w:t>
        </w:r>
      </w:ins>
      <w:del w:id="96" w:author="Pete Kennedy" w:date="2026-03-01T15:49:00Z" w16du:dateUtc="2026-03-01T21:49:00Z">
        <w:r w:rsidDel="00C46D21">
          <w:delText xml:space="preserve">—a </w:delText>
        </w:r>
      </w:del>
      <w:ins w:id="97" w:author="Pete Kennedy" w:date="2026-03-01T15:49:00Z" w16du:dateUtc="2026-03-01T21:49:00Z">
        <w:r w:rsidR="00C46D21">
          <w:t xml:space="preserve">This is a </w:t>
        </w:r>
      </w:ins>
      <w:r>
        <w:t xml:space="preserve">significant, proactive measure that </w:t>
      </w:r>
      <w:ins w:id="98" w:author="Pete Kennedy" w:date="2026-03-01T15:50:00Z" w16du:dateUtc="2026-03-01T21:50:00Z">
        <w:r w:rsidR="00C46D21">
          <w:t>the 1998 Agreed Judgment does not require</w:t>
        </w:r>
      </w:ins>
      <w:del w:id="99" w:author="Pete Kennedy" w:date="2026-03-01T15:50:00Z" w16du:dateUtc="2026-03-01T21:50:00Z">
        <w:r w:rsidDel="00C46D21">
          <w:delText>no court order compels and that</w:delText>
        </w:r>
      </w:del>
      <w:ins w:id="100" w:author="Pete Kennedy" w:date="2026-03-01T15:50:00Z" w16du:dateUtc="2026-03-01T21:50:00Z">
        <w:r w:rsidR="00C46D21">
          <w:t>.</w:t>
        </w:r>
      </w:ins>
      <w:r>
        <w:t xml:space="preserve"> Brown's report fails to </w:t>
      </w:r>
      <w:ins w:id="101" w:author="Pete Kennedy" w:date="2026-03-01T15:50:00Z" w16du:dateUtc="2026-03-01T21:50:00Z">
        <w:r w:rsidR="00C46D21">
          <w:t xml:space="preserve">recognize these measures or </w:t>
        </w:r>
      </w:ins>
      <w:r>
        <w:t xml:space="preserve">give </w:t>
      </w:r>
      <w:ins w:id="102" w:author="Pete Kennedy" w:date="2026-03-01T15:50:00Z" w16du:dateUtc="2026-03-01T21:50:00Z">
        <w:r w:rsidR="00C46D21">
          <w:t xml:space="preserve">them </w:t>
        </w:r>
      </w:ins>
      <w:r>
        <w:t>appropriate weight.</w:t>
      </w:r>
    </w:p>
    <w:p w14:paraId="1C4947FC" w14:textId="77777777" w:rsidR="00817124" w:rsidRDefault="00815EC5">
      <w:r>
        <w:br w:type="page"/>
      </w:r>
    </w:p>
    <w:p w14:paraId="425B4133" w14:textId="17707AF7" w:rsidR="00817124" w:rsidRDefault="00815EC5">
      <w:pPr>
        <w:pStyle w:val="Heading1"/>
      </w:pPr>
      <w:r>
        <w:lastRenderedPageBreak/>
        <w:t xml:space="preserve">III. The Brown Report Mischaracterizes the 1998 </w:t>
      </w:r>
      <w:ins w:id="103" w:author="Pete Kennedy" w:date="2026-03-01T15:51:00Z" w16du:dateUtc="2026-03-01T21:51:00Z">
        <w:r w:rsidR="00A13BCF">
          <w:t xml:space="preserve">Agreed </w:t>
        </w:r>
      </w:ins>
      <w:r>
        <w:t>Judgment</w:t>
      </w:r>
    </w:p>
    <w:p w14:paraId="41E11346" w14:textId="0C31F7F0" w:rsidR="00817124" w:rsidRDefault="00815EC5">
      <w:pPr>
        <w:spacing w:after="160"/>
      </w:pPr>
      <w:r>
        <w:t xml:space="preserve">A proper </w:t>
      </w:r>
      <w:del w:id="104" w:author="Pete Kennedy" w:date="2026-03-01T15:51:00Z" w16du:dateUtc="2026-03-01T21:51:00Z">
        <w:r w:rsidDel="00A13BCF">
          <w:delText xml:space="preserve">rebuttal </w:delText>
        </w:r>
      </w:del>
      <w:ins w:id="105" w:author="Pete Kennedy" w:date="2026-03-01T15:51:00Z" w16du:dateUtc="2026-03-01T21:51:00Z">
        <w:r w:rsidR="00A13BCF">
          <w:t>analysis of whether the Defendants are violating the 1998 Agreed Judgment</w:t>
        </w:r>
        <w:r w:rsidR="00A13BCF">
          <w:t xml:space="preserve"> </w:t>
        </w:r>
      </w:ins>
      <w:r>
        <w:t xml:space="preserve">must begin with what </w:t>
      </w:r>
      <w:ins w:id="106" w:author="Pete Kennedy" w:date="2026-03-01T15:51:00Z" w16du:dateUtc="2026-03-01T21:51:00Z">
        <w:r w:rsidR="00A13BCF">
          <w:t xml:space="preserve">it </w:t>
        </w:r>
      </w:ins>
      <w:del w:id="107" w:author="Pete Kennedy" w:date="2026-03-01T15:51:00Z" w16du:dateUtc="2026-03-01T21:51:00Z">
        <w:r w:rsidDel="00A13BCF">
          <w:delText xml:space="preserve">the 1998 Agreed Judgment </w:delText>
        </w:r>
      </w:del>
      <w:r>
        <w:t>a</w:t>
      </w:r>
      <w:r>
        <w:t>c</w:t>
      </w:r>
      <w:r>
        <w:t>t</w:t>
      </w:r>
      <w:r>
        <w:t>ually says</w:t>
      </w:r>
      <w:ins w:id="108" w:author="Pete Kennedy" w:date="2026-03-01T15:51:00Z" w16du:dateUtc="2026-03-01T21:51:00Z">
        <w:r w:rsidR="00A13BCF">
          <w:t xml:space="preserve">.  The </w:t>
        </w:r>
      </w:ins>
      <w:del w:id="109" w:author="Pete Kennedy" w:date="2026-03-01T15:51:00Z" w16du:dateUtc="2026-03-01T21:51:00Z">
        <w:r w:rsidDel="00A13BCF">
          <w:delText xml:space="preserve">, because the </w:delText>
        </w:r>
      </w:del>
      <w:r>
        <w:t xml:space="preserve">Brown Report </w:t>
      </w:r>
      <w:ins w:id="110" w:author="Pete Kennedy" w:date="2026-03-01T15:51:00Z" w16du:dateUtc="2026-03-01T21:51:00Z">
        <w:r w:rsidR="00A13BCF">
          <w:t xml:space="preserve">does not do so and therefore it </w:t>
        </w:r>
      </w:ins>
      <w:r>
        <w:t xml:space="preserve">consistently extends its reach beyond the </w:t>
      </w:r>
      <w:ins w:id="111" w:author="Pete Kennedy" w:date="2026-03-01T15:51:00Z" w16du:dateUtc="2026-03-01T21:51:00Z">
        <w:r w:rsidR="00A13BCF">
          <w:t xml:space="preserve">text </w:t>
        </w:r>
      </w:ins>
      <w:del w:id="112" w:author="Pete Kennedy" w:date="2026-03-01T15:51:00Z" w16du:dateUtc="2026-03-01T21:51:00Z">
        <w:r w:rsidDel="00A13BCF">
          <w:delText xml:space="preserve">four corners </w:delText>
        </w:r>
      </w:del>
      <w:r>
        <w:t>of that order.</w:t>
      </w:r>
    </w:p>
    <w:p w14:paraId="72AD44C9" w14:textId="77777777" w:rsidR="00817124" w:rsidRDefault="00815EC5">
      <w:pPr>
        <w:pStyle w:val="Heading2"/>
      </w:pPr>
      <w:r>
        <w:t>A. What the 1998 Judgment Prohibits</w:t>
      </w:r>
    </w:p>
    <w:p w14:paraId="7C34C37C" w14:textId="6898F990" w:rsidR="00817124" w:rsidRDefault="00815EC5">
      <w:pPr>
        <w:spacing w:after="160"/>
      </w:pPr>
      <w:commentRangeStart w:id="113"/>
      <w:r>
        <w:t xml:space="preserve">The 1998 </w:t>
      </w:r>
      <w:ins w:id="114" w:author="Pete Kennedy" w:date="2026-03-01T15:52:00Z" w16du:dateUtc="2026-03-01T21:52:00Z">
        <w:r w:rsidR="00A13BCF">
          <w:t xml:space="preserve">Agreed </w:t>
        </w:r>
      </w:ins>
      <w:r>
        <w:t xml:space="preserve">Judgment </w:t>
      </w:r>
      <w:del w:id="115" w:author="Pete Kennedy" w:date="2026-03-01T15:55:00Z" w16du:dateUtc="2026-03-01T21:55:00Z">
        <w:r w:rsidDel="003A52B8">
          <w:delText xml:space="preserve">permanently </w:delText>
        </w:r>
      </w:del>
      <w:r>
        <w:t xml:space="preserve">enjoins </w:t>
      </w:r>
      <w:ins w:id="116" w:author="Pete Kennedy" w:date="2026-03-01T15:55:00Z" w16du:dateUtc="2026-03-01T21:55:00Z">
        <w:r w:rsidR="003A52B8">
          <w:t>D</w:t>
        </w:r>
      </w:ins>
      <w:ins w:id="117" w:author="Pete Kennedy" w:date="2026-03-01T15:56:00Z" w16du:dateUtc="2026-03-01T21:56:00Z">
        <w:r w:rsidR="003A52B8">
          <w:t>efendants D</w:t>
        </w:r>
      </w:ins>
      <w:ins w:id="118" w:author="Pete Kennedy" w:date="2026-03-01T15:55:00Z" w16du:dateUtc="2026-03-01T21:55:00Z">
        <w:r w:rsidR="003A52B8">
          <w:t>unham &amp; Jones, Paul Dunham, Jeffrey Cas</w:t>
        </w:r>
      </w:ins>
      <w:ins w:id="119" w:author="Pete Kennedy" w:date="2026-03-01T15:56:00Z" w16du:dateUtc="2026-03-01T21:56:00Z">
        <w:r w:rsidR="003A52B8">
          <w:t xml:space="preserve">ey </w:t>
        </w:r>
      </w:ins>
      <w:ins w:id="120" w:author="Pete Kennedy" w:date="2026-03-01T15:58:00Z" w16du:dateUtc="2026-03-01T21:58:00Z">
        <w:r w:rsidR="002920A8">
          <w:t xml:space="preserve">and others </w:t>
        </w:r>
      </w:ins>
      <w:del w:id="121" w:author="Pete Kennedy" w:date="2026-03-01T15:58:00Z" w16du:dateUtc="2026-03-01T21:58:00Z">
        <w:r w:rsidDel="002920A8">
          <w:delText>Defendants</w:delText>
        </w:r>
      </w:del>
      <w:r>
        <w:t xml:space="preserve"> </w:t>
      </w:r>
      <w:r>
        <w:t>from using, directly or indirectly, in 16 specified Texas counties, the following names: "Dunham, Attorney at Law," "Dunhams, Attorney at Law," "Dunham Law Firm," "Dunham Firm," "</w:t>
      </w:r>
      <w:proofErr w:type="spellStart"/>
      <w:r>
        <w:t>Dunhams</w:t>
      </w:r>
      <w:proofErr w:type="spellEnd"/>
      <w:r>
        <w:t>," "Dunham and Associates</w:t>
      </w:r>
      <w:ins w:id="122" w:author="Pete Kennedy" w:date="2026-03-01T15:58:00Z" w16du:dateUtc="2026-03-01T21:58:00Z">
        <w:r w:rsidR="002920A8">
          <w:t xml:space="preserve"> with any variation of the use of a word or symbol for ‘and</w:t>
        </w:r>
      </w:ins>
      <w:r>
        <w:t>,</w:t>
      </w:r>
      <w:ins w:id="123" w:author="Pete Kennedy" w:date="2026-03-01T15:59:00Z" w16du:dateUtc="2026-03-01T21:59:00Z">
        <w:r w:rsidR="002920A8">
          <w:t>’</w:t>
        </w:r>
      </w:ins>
      <w:r>
        <w:t xml:space="preserve">" </w:t>
      </w:r>
      <w:ins w:id="124" w:author="Pete Kennedy" w:date="2026-03-01T15:59:00Z" w16du:dateUtc="2026-03-01T21:59:00Z">
        <w:r w:rsidR="002920A8">
          <w:t xml:space="preserve">“Dunham and Dunham, with any variation of the use of a word or symbol for ‘and,’ </w:t>
        </w:r>
      </w:ins>
      <w:r>
        <w:t xml:space="preserve">and </w:t>
      </w:r>
      <w:ins w:id="125" w:author="Pete Kennedy" w:date="2026-03-01T15:59:00Z" w16du:dateUtc="2026-03-01T21:59:00Z">
        <w:r w:rsidR="002920A8">
          <w:t>any of the identifie</w:t>
        </w:r>
      </w:ins>
      <w:ins w:id="126" w:author="Pete Kennedy" w:date="2026-03-01T16:00:00Z" w16du:dateUtc="2026-03-01T22:00:00Z">
        <w:r w:rsidR="002920A8">
          <w:t>d names with the word “The” or “the” preceding those names</w:t>
        </w:r>
      </w:ins>
      <w:ins w:id="127" w:author="Pete Kennedy" w:date="2026-03-01T16:01:00Z" w16du:dateUtc="2026-03-01T22:01:00Z">
        <w:r w:rsidR="00E70A1A">
          <w:t>,</w:t>
        </w:r>
      </w:ins>
      <w:ins w:id="128" w:author="Pete Kennedy" w:date="2026-03-01T16:00:00Z" w16du:dateUtc="2026-03-01T22:00:00Z">
        <w:r w:rsidR="00E70A1A">
          <w:t xml:space="preserve"> with the words or abbreviations Inc., P.C., A Professional Corporation, L.L.P. or Limited Liability Partnership</w:t>
        </w:r>
      </w:ins>
      <w:ins w:id="129" w:author="Pete Kennedy" w:date="2026-03-01T16:01:00Z" w16du:dateUtc="2026-03-01T22:01:00Z">
        <w:r w:rsidR="00E70A1A">
          <w:t xml:space="preserve"> following or associated with those names</w:t>
        </w:r>
      </w:ins>
      <w:ins w:id="130" w:author="Pete Kennedy" w:date="2026-03-01T16:00:00Z" w16du:dateUtc="2026-03-01T22:00:00Z">
        <w:r w:rsidR="00E70A1A">
          <w:t xml:space="preserve">, </w:t>
        </w:r>
      </w:ins>
      <w:ins w:id="131" w:author="Pete Kennedy" w:date="2026-03-01T16:01:00Z" w16du:dateUtc="2026-03-01T22:01:00Z">
        <w:r w:rsidR="00E70A1A">
          <w:t xml:space="preserve">or </w:t>
        </w:r>
      </w:ins>
      <w:ins w:id="132" w:author="Pete Kennedy" w:date="2026-03-01T16:02:00Z" w16du:dateUtc="2026-03-01T22:02:00Z">
        <w:r w:rsidR="00E70A1A">
          <w:t>with the spelling Dunnam rather than Dunham, or using the name Dunham or Dunnam without a different given name or a different surname associated that that nam</w:t>
        </w:r>
      </w:ins>
      <w:ins w:id="133" w:author="Pete Kennedy" w:date="2026-03-01T16:03:00Z" w16du:dateUtc="2026-03-01T22:03:00Z">
        <w:r w:rsidR="00E70A1A">
          <w:t xml:space="preserve">e (the “Specified Names”).  </w:t>
        </w:r>
      </w:ins>
      <w:del w:id="134" w:author="Pete Kennedy" w:date="2026-03-01T16:03:00Z" w16du:dateUtc="2026-03-01T22:03:00Z">
        <w:r w:rsidDel="005D55FF">
          <w:delText>variations thereof using the spelling "Dunnam" rather than "Dunham." It further prohibits advertising or telephone listings using these specified names in the specified area.</w:delText>
        </w:r>
      </w:del>
      <w:ins w:id="135" w:author="Pete Kennedy" w:date="2026-03-01T16:03:00Z" w16du:dateUtc="2026-03-01T22:03:00Z">
        <w:r w:rsidR="005D55FF">
          <w:t>The 1998 Agreed Judgment also enjoin</w:t>
        </w:r>
      </w:ins>
      <w:ins w:id="136" w:author="Pete Kennedy" w:date="2026-03-01T16:04:00Z" w16du:dateUtc="2026-03-01T22:04:00Z">
        <w:r w:rsidR="005D55FF">
          <w:t xml:space="preserve">s </w:t>
        </w:r>
      </w:ins>
      <w:ins w:id="137" w:author="Pete Kennedy" w:date="2026-03-01T16:05:00Z" w16du:dateUtc="2026-03-01T22:05:00Z">
        <w:r w:rsidR="005D55FF">
          <w:t>“</w:t>
        </w:r>
      </w:ins>
      <w:ins w:id="138" w:author="Pete Kennedy" w:date="2026-03-01T16:04:00Z" w16du:dateUtc="2026-03-01T22:04:00Z">
        <w:r w:rsidR="005D55FF">
          <w:t>the placing, making, purchasing or otherwise permitting any advertising or solicitation distributed or circulated in the specified area emphasizing the name “Dunham” or “Dunnam” as compared to an</w:t>
        </w:r>
      </w:ins>
      <w:ins w:id="139" w:author="Pete Kennedy" w:date="2026-03-01T16:05:00Z" w16du:dateUtc="2026-03-01T22:05:00Z">
        <w:r w:rsidR="005D55FF">
          <w:t xml:space="preserve">y other given or proper name with may be contained in the name of the law firm, group or individual placing, making, purchasing or otherwise permitting said advertising.”    </w:t>
        </w:r>
      </w:ins>
      <w:commentRangeEnd w:id="113"/>
      <w:ins w:id="140" w:author="Pete Kennedy" w:date="2026-03-01T16:07:00Z" w16du:dateUtc="2026-03-01T22:07:00Z">
        <w:r w:rsidR="009E6F77">
          <w:rPr>
            <w:rStyle w:val="CommentReference"/>
          </w:rPr>
          <w:commentReference w:id="113"/>
        </w:r>
      </w:ins>
    </w:p>
    <w:p w14:paraId="0F3C5E9E" w14:textId="3D3F50E2" w:rsidR="00817124" w:rsidRDefault="00815EC5">
      <w:pPr>
        <w:pStyle w:val="Heading2"/>
      </w:pPr>
      <w:r>
        <w:t xml:space="preserve">B. What the 1998 </w:t>
      </w:r>
      <w:ins w:id="141" w:author="Pete Kennedy" w:date="2026-03-01T16:07:00Z" w16du:dateUtc="2026-03-01T22:07:00Z">
        <w:r w:rsidR="009E6F77">
          <w:t xml:space="preserve">Agreed </w:t>
        </w:r>
      </w:ins>
      <w:r>
        <w:t>Judgment Does Not Prohibit</w:t>
      </w:r>
    </w:p>
    <w:p w14:paraId="1A067C89" w14:textId="2BF9307E" w:rsidR="00817124" w:rsidRDefault="00815EC5">
      <w:pPr>
        <w:pStyle w:val="ListBullet"/>
        <w:spacing w:after="80"/>
      </w:pPr>
      <w:r>
        <w:rPr>
          <w:b/>
        </w:rPr>
        <w:t>The use of the surname “Dunham” itself.</w:t>
      </w:r>
      <w:r>
        <w:t xml:space="preserve"> "Dunham" is the </w:t>
      </w:r>
      <w:del w:id="142" w:author="Pete Kennedy" w:date="2026-03-01T16:07:00Z" w16du:dateUtc="2026-03-01T22:07:00Z">
        <w:r w:rsidDel="009E6F77">
          <w:delText xml:space="preserve">Defendants' </w:delText>
        </w:r>
      </w:del>
      <w:ins w:id="143" w:author="Pete Kennedy" w:date="2026-03-01T16:07:00Z" w16du:dateUtc="2026-03-01T22:07:00Z">
        <w:r w:rsidR="009E6F77">
          <w:t>Paul Dunham’s</w:t>
        </w:r>
        <w:r w:rsidR="009E6F77">
          <w:t xml:space="preserve"> </w:t>
        </w:r>
      </w:ins>
      <w:del w:id="144" w:author="Pete Kennedy" w:date="2026-03-01T16:07:00Z" w16du:dateUtc="2026-03-01T22:07:00Z">
        <w:r w:rsidDel="009E6F77">
          <w:delText xml:space="preserve">legal </w:delText>
        </w:r>
      </w:del>
      <w:r>
        <w:t>surname</w:t>
      </w:r>
      <w:ins w:id="145" w:author="Pete Kennedy" w:date="2026-03-01T16:07:00Z" w16du:dateUtc="2026-03-01T22:07:00Z">
        <w:r w:rsidR="009E6F77">
          <w:t xml:space="preserve"> and part</w:t>
        </w:r>
      </w:ins>
      <w:ins w:id="146" w:author="Pete Kennedy" w:date="2026-03-01T16:08:00Z" w16du:dateUtc="2026-03-01T22:08:00Z">
        <w:r w:rsidR="009E6F77">
          <w:t xml:space="preserve"> of his law firm’s name, Dunham &amp; Jones, Attorneys at Law, P.C</w:t>
        </w:r>
      </w:ins>
      <w:r>
        <w:t xml:space="preserve">. The </w:t>
      </w:r>
      <w:ins w:id="147" w:author="Pete Kennedy" w:date="2026-03-01T16:08:00Z" w16du:dateUtc="2026-03-01T22:08:00Z">
        <w:r w:rsidR="009E6F77">
          <w:t xml:space="preserve">Agreed </w:t>
        </w:r>
      </w:ins>
      <w:r>
        <w:t>Judgment restricts specific name formulations</w:t>
      </w:r>
      <w:del w:id="148" w:author="Pete Kennedy" w:date="2026-03-01T16:09:00Z" w16du:dateUtc="2026-03-01T22:09:00Z">
        <w:r w:rsidDel="009E6F77">
          <w:delText>, not the surname in isolation</w:delText>
        </w:r>
      </w:del>
      <w:ins w:id="149" w:author="Pete Kennedy" w:date="2026-03-01T16:09:00Z" w16du:dateUtc="2026-03-01T22:09:00Z">
        <w:r w:rsidR="009E6F77">
          <w:t xml:space="preserve"> only</w:t>
        </w:r>
      </w:ins>
      <w:r>
        <w:t xml:space="preserve">. The </w:t>
      </w:r>
      <w:ins w:id="150" w:author="Pete Kennedy" w:date="2026-03-01T16:09:00Z" w16du:dateUtc="2026-03-01T22:09:00Z">
        <w:r w:rsidR="009E6F77">
          <w:t xml:space="preserve">Agreed Judgment does not </w:t>
        </w:r>
        <w:r w:rsidR="00371207">
          <w:t>restrict</w:t>
        </w:r>
        <w:r w:rsidR="009E6F77">
          <w:t xml:space="preserve"> the use of </w:t>
        </w:r>
      </w:ins>
      <w:r>
        <w:t xml:space="preserve">domain </w:t>
      </w:r>
      <w:ins w:id="151" w:author="Pete Kennedy" w:date="2026-03-01T16:09:00Z" w16du:dateUtc="2026-03-01T22:09:00Z">
        <w:r w:rsidR="009E6F77">
          <w:t xml:space="preserve">names </w:t>
        </w:r>
        <w:r w:rsidR="00371207">
          <w:t xml:space="preserve">or prohibit the use of </w:t>
        </w:r>
      </w:ins>
      <w:r>
        <w:t xml:space="preserve">DunhamLaw.com </w:t>
      </w:r>
      <w:ins w:id="152" w:author="Pete Kennedy" w:date="2026-03-01T16:10:00Z" w16du:dateUtc="2026-03-01T22:10:00Z">
        <w:r w:rsidR="00371207">
          <w:t>or other domain names incorporating the name “Dunham.”</w:t>
        </w:r>
      </w:ins>
      <w:del w:id="153" w:author="Pete Kennedy" w:date="2026-03-01T16:10:00Z" w16du:dateUtc="2026-03-01T22:10:00Z">
        <w:r w:rsidDel="00371207">
          <w:delText xml:space="preserve">is not one </w:delText>
        </w:r>
      </w:del>
      <w:del w:id="154" w:author="Pete Kennedy" w:date="2026-03-01T16:09:00Z" w16du:dateUtc="2026-03-01T22:09:00Z">
        <w:r w:rsidDel="00371207">
          <w:delText>of the prohibited names</w:delText>
        </w:r>
      </w:del>
      <w:r>
        <w:t>.</w:t>
      </w:r>
    </w:p>
    <w:p w14:paraId="05E462E6" w14:textId="20DC4FBD" w:rsidR="00817124" w:rsidRDefault="00815EC5">
      <w:pPr>
        <w:pStyle w:val="ListBullet"/>
        <w:spacing w:after="80"/>
      </w:pPr>
      <w:r>
        <w:rPr>
          <w:b/>
        </w:rPr>
        <w:t>The practice of law in the specified counties.</w:t>
      </w:r>
      <w:r>
        <w:t xml:space="preserve"> Defendants are free to practice law in all 16 counties; they are restricted only in the names under which they advertise</w:t>
      </w:r>
      <w:ins w:id="155" w:author="Pete Kennedy" w:date="2026-03-01T16:11:00Z" w16du:dateUtc="2026-03-01T22:11:00Z">
        <w:r w:rsidR="00371207">
          <w:t xml:space="preserve"> their legal service</w:t>
        </w:r>
      </w:ins>
      <w:ins w:id="156" w:author="Pete Kennedy" w:date="2026-03-01T16:12:00Z" w16du:dateUtc="2026-03-01T22:12:00Z">
        <w:r w:rsidR="00371207">
          <w:t>s</w:t>
        </w:r>
      </w:ins>
      <w:r>
        <w:t>.</w:t>
      </w:r>
    </w:p>
    <w:p w14:paraId="25B2BDD7" w14:textId="5488FAF4" w:rsidR="00817124" w:rsidRDefault="00815EC5">
      <w:pPr>
        <w:pStyle w:val="ListBullet"/>
        <w:spacing w:after="80"/>
      </w:pPr>
      <w:r>
        <w:rPr>
          <w:b/>
        </w:rPr>
        <w:t>Advertising under non-</w:t>
      </w:r>
      <w:del w:id="157" w:author="Pete Kennedy" w:date="2026-03-01T16:12:00Z" w16du:dateUtc="2026-03-01T22:12:00Z">
        <w:r w:rsidDel="00371207">
          <w:rPr>
            <w:b/>
          </w:rPr>
          <w:delText xml:space="preserve">prohibited </w:delText>
        </w:r>
      </w:del>
      <w:ins w:id="158" w:author="Pete Kennedy" w:date="2026-03-01T16:12:00Z" w16du:dateUtc="2026-03-01T22:12:00Z">
        <w:r w:rsidR="00371207">
          <w:rPr>
            <w:b/>
          </w:rPr>
          <w:t>restricted</w:t>
        </w:r>
        <w:r w:rsidR="00371207">
          <w:rPr>
            <w:b/>
          </w:rPr>
          <w:t xml:space="preserve"> </w:t>
        </w:r>
      </w:ins>
      <w:r>
        <w:rPr>
          <w:b/>
        </w:rPr>
        <w:t>names.</w:t>
      </w:r>
      <w:r>
        <w:t xml:space="preserve"> The name "Dunham &amp; Jones" is not</w:t>
      </w:r>
      <w:ins w:id="159" w:author="Pete Kennedy" w:date="2026-03-01T16:12:00Z" w16du:dateUtc="2026-03-01T22:12:00Z">
        <w:r w:rsidR="00371207">
          <w:t xml:space="preserve"> </w:t>
        </w:r>
      </w:ins>
      <w:del w:id="160" w:author="Pete Kennedy" w:date="2026-03-01T16:12:00Z" w16du:dateUtc="2026-03-01T22:12:00Z">
        <w:r w:rsidDel="00371207">
          <w:delText xml:space="preserve"> among the </w:delText>
        </w:r>
      </w:del>
      <w:ins w:id="161" w:author="Pete Kennedy" w:date="2026-03-01T16:12:00Z" w16du:dateUtc="2026-03-01T22:12:00Z">
        <w:r w:rsidR="00371207">
          <w:t xml:space="preserve">a </w:t>
        </w:r>
      </w:ins>
      <w:del w:id="162" w:author="Pete Kennedy" w:date="2026-03-01T16:12:00Z" w16du:dateUtc="2026-03-01T22:12:00Z">
        <w:r w:rsidDel="00371207">
          <w:delText xml:space="preserve">prohibited </w:delText>
        </w:r>
      </w:del>
      <w:r>
        <w:t>name</w:t>
      </w:r>
      <w:ins w:id="163" w:author="Pete Kennedy" w:date="2026-03-01T16:12:00Z" w16du:dateUtc="2026-03-01T22:12:00Z">
        <w:r w:rsidR="00371207">
          <w:t xml:space="preserve"> restricted by the 1998 Agreed Judgment, so </w:t>
        </w:r>
      </w:ins>
      <w:del w:id="164" w:author="Pete Kennedy" w:date="2026-03-01T16:12:00Z" w16du:dateUtc="2026-03-01T22:12:00Z">
        <w:r w:rsidDel="00371207">
          <w:delText xml:space="preserve">s. </w:delText>
        </w:r>
      </w:del>
      <w:r>
        <w:t xml:space="preserve">Defendants may advertise their </w:t>
      </w:r>
      <w:ins w:id="165" w:author="Pete Kennedy" w:date="2026-03-01T16:12:00Z" w16du:dateUtc="2026-03-01T22:12:00Z">
        <w:r w:rsidR="00C84702">
          <w:t xml:space="preserve">legal </w:t>
        </w:r>
      </w:ins>
      <w:r>
        <w:t>services in the specified counties under this name.</w:t>
      </w:r>
    </w:p>
    <w:p w14:paraId="5529A1FE" w14:textId="7B45296D" w:rsidR="00817124" w:rsidRDefault="00815EC5">
      <w:pPr>
        <w:pStyle w:val="ListBullet"/>
        <w:spacing w:after="80"/>
      </w:pPr>
      <w:r>
        <w:rPr>
          <w:b/>
        </w:rPr>
        <w:t>Organic search engine rankings.</w:t>
      </w:r>
      <w:r>
        <w:t xml:space="preserve"> The 1998 </w:t>
      </w:r>
      <w:ins w:id="166" w:author="Pete Kennedy" w:date="2026-03-01T16:13:00Z" w16du:dateUtc="2026-03-01T22:13:00Z">
        <w:r w:rsidR="00C84702">
          <w:t xml:space="preserve">Agreed </w:t>
        </w:r>
      </w:ins>
      <w:r>
        <w:t xml:space="preserve">Judgment was entered years before </w:t>
      </w:r>
      <w:del w:id="167" w:author="Pete Kennedy" w:date="2026-03-01T16:13:00Z" w16du:dateUtc="2026-03-01T22:13:00Z">
        <w:r w:rsidDel="00C84702">
          <w:delText xml:space="preserve">modern </w:delText>
        </w:r>
      </w:del>
      <w:r>
        <w:t>search engines existed in their current form. It addresses naming practices and advertising</w:t>
      </w:r>
      <w:ins w:id="168" w:author="Pete Kennedy" w:date="2026-03-01T16:13:00Z" w16du:dateUtc="2026-03-01T22:13:00Z">
        <w:r w:rsidR="00C84702">
          <w:t xml:space="preserve"> of the Defendants.  It does not address </w:t>
        </w:r>
      </w:ins>
      <w:del w:id="169" w:author="Pete Kennedy" w:date="2026-03-01T16:13:00Z" w16du:dateUtc="2026-03-01T22:13:00Z">
        <w:r w:rsidDel="00C84702">
          <w:delText xml:space="preserve">—not </w:delText>
        </w:r>
      </w:del>
      <w:ins w:id="170" w:author="Pete Kennedy" w:date="2026-03-01T16:14:00Z" w16du:dateUtc="2026-03-01T22:14:00Z">
        <w:r w:rsidR="00C84702">
          <w:t>n</w:t>
        </w:r>
      </w:ins>
      <w:ins w:id="171" w:author="Pete Kennedy" w:date="2026-03-01T16:13:00Z" w16du:dateUtc="2026-03-01T22:13:00Z">
        <w:r w:rsidR="00C84702">
          <w:t xml:space="preserve">or restrict </w:t>
        </w:r>
      </w:ins>
      <w:r>
        <w:t>how third-party algorithms index or display information about Defendants</w:t>
      </w:r>
      <w:ins w:id="172" w:author="Pete Kennedy" w:date="2026-03-01T16:14:00Z" w16du:dateUtc="2026-03-01T22:14:00Z">
        <w:r w:rsidR="00C84702">
          <w:t xml:space="preserve"> or Dunnam &amp; Dunnam</w:t>
        </w:r>
      </w:ins>
      <w:r>
        <w:t>.</w:t>
      </w:r>
    </w:p>
    <w:p w14:paraId="393872A7" w14:textId="12A434D4" w:rsidR="00817124" w:rsidRDefault="00815EC5">
      <w:pPr>
        <w:pStyle w:val="ListBullet"/>
        <w:spacing w:after="80"/>
      </w:pPr>
      <w:r>
        <w:rPr>
          <w:b/>
        </w:rPr>
        <w:t>The existence of SEO signals, metadata, or domain architecture.</w:t>
      </w:r>
      <w:r>
        <w:t xml:space="preserve"> The </w:t>
      </w:r>
      <w:ins w:id="173" w:author="Pete Kennedy" w:date="2026-03-01T16:14:00Z" w16du:dateUtc="2026-03-01T22:14:00Z">
        <w:r w:rsidR="00C84702">
          <w:t xml:space="preserve">1998 Agreed </w:t>
        </w:r>
      </w:ins>
      <w:r>
        <w:t xml:space="preserve">Judgment does not require Defendants to </w:t>
      </w:r>
      <w:ins w:id="174" w:author="Pete Kennedy" w:date="2026-03-01T16:14:00Z" w16du:dateUtc="2026-03-01T22:14:00Z">
        <w:r w:rsidR="00C84702">
          <w:t>do anything other than not advertise in the specified cou</w:t>
        </w:r>
      </w:ins>
      <w:ins w:id="175" w:author="Pete Kennedy" w:date="2026-03-01T16:15:00Z" w16du:dateUtc="2026-03-01T22:15:00Z">
        <w:r w:rsidR="00C84702">
          <w:t xml:space="preserve">nties under the specified names.  It does not require them to </w:t>
        </w:r>
      </w:ins>
      <w:r>
        <w:t xml:space="preserve">suppress their </w:t>
      </w:r>
      <w:ins w:id="176" w:author="Pete Kennedy" w:date="2026-03-01T16:15:00Z" w16du:dateUtc="2026-03-01T22:15:00Z">
        <w:r w:rsidR="00C84702">
          <w:t xml:space="preserve">use of “Dunham &amp; Jones” </w:t>
        </w:r>
      </w:ins>
      <w:ins w:id="177" w:author="Pete Kennedy" w:date="2026-03-01T16:16:00Z" w16du:dateUtc="2026-03-01T22:16:00Z">
        <w:r w:rsidR="00C84702">
          <w:t xml:space="preserve">or Dunham </w:t>
        </w:r>
      </w:ins>
      <w:del w:id="178" w:author="Pete Kennedy" w:date="2026-03-01T16:15:00Z" w16du:dateUtc="2026-03-01T22:15:00Z">
        <w:r w:rsidDel="00C84702">
          <w:delText xml:space="preserve">legal name </w:delText>
        </w:r>
      </w:del>
      <w:r>
        <w:t xml:space="preserve">from search engine indexes or to implement negative keywords against </w:t>
      </w:r>
      <w:ins w:id="179" w:author="Pete Kennedy" w:date="2026-03-01T16:15:00Z" w16du:dateUtc="2026-03-01T22:15:00Z">
        <w:r w:rsidR="00C84702">
          <w:t>Dunham or Dunnam or any variant of those names</w:t>
        </w:r>
      </w:ins>
      <w:del w:id="180" w:author="Pete Kennedy" w:date="2026-03-01T16:15:00Z" w16du:dateUtc="2026-03-01T22:15:00Z">
        <w:r w:rsidDel="00C84702">
          <w:delText>their own surname</w:delText>
        </w:r>
      </w:del>
      <w:r>
        <w:t>.</w:t>
      </w:r>
    </w:p>
    <w:p w14:paraId="4593414A" w14:textId="77777777" w:rsidR="00817124" w:rsidRDefault="00815EC5">
      <w:pPr>
        <w:pStyle w:val="Heading2"/>
      </w:pPr>
      <w:r>
        <w:t>C. Brown’s Overreach</w:t>
      </w:r>
    </w:p>
    <w:p w14:paraId="3D3C9ECE" w14:textId="131406CF" w:rsidR="00817124" w:rsidRDefault="00815EC5">
      <w:pPr>
        <w:spacing w:after="160"/>
      </w:pPr>
      <w:commentRangeStart w:id="181"/>
      <w:r>
        <w:t xml:space="preserve">Brown's report </w:t>
      </w:r>
      <w:r>
        <w:t xml:space="preserve">effectively </w:t>
      </w:r>
      <w:del w:id="182" w:author="Pete Kennedy" w:date="2026-03-01T16:17:00Z" w16du:dateUtc="2026-03-01T22:17:00Z">
        <w:r w:rsidDel="005F1673">
          <w:delText xml:space="preserve">asks this Court to </w:delText>
        </w:r>
      </w:del>
      <w:r>
        <w:t>expand</w:t>
      </w:r>
      <w:ins w:id="183" w:author="Pete Kennedy" w:date="2026-03-01T16:16:00Z" w16du:dateUtc="2026-03-01T22:16:00Z">
        <w:r w:rsidR="005F1673">
          <w:t>s</w:t>
        </w:r>
      </w:ins>
      <w:r>
        <w:t xml:space="preserve"> the 1998 </w:t>
      </w:r>
      <w:ins w:id="184" w:author="Pete Kennedy" w:date="2026-03-01T16:16:00Z" w16du:dateUtc="2026-03-01T22:16:00Z">
        <w:r w:rsidR="005F1673">
          <w:t xml:space="preserve">Agreed </w:t>
        </w:r>
      </w:ins>
      <w:r>
        <w:t>Judgment to prohibit</w:t>
      </w:r>
      <w:del w:id="185" w:author="Pete Kennedy" w:date="2026-03-01T16:16:00Z" w16du:dateUtc="2026-03-01T22:16:00Z">
        <w:r w:rsidDel="005F1673">
          <w:delText>:</w:delText>
        </w:r>
      </w:del>
      <w:r>
        <w:t xml:space="preserve"> the operation of the domain DunhamLaw.com, organic search visibility for the surname “Dunham” in restricted counties, any mention of restricted counties on Defendants’ website, and any “algorithmic association” between Defendants and Plaintiff. None of these </w:t>
      </w:r>
      <w:ins w:id="186" w:author="Pete Kennedy" w:date="2026-03-01T16:16:00Z" w16du:dateUtc="2026-03-01T22:16:00Z">
        <w:r w:rsidR="005F1673">
          <w:t xml:space="preserve">are </w:t>
        </w:r>
      </w:ins>
      <w:r>
        <w:t xml:space="preserve">requirements </w:t>
      </w:r>
      <w:del w:id="187" w:author="Pete Kennedy" w:date="2026-03-01T16:16:00Z" w16du:dateUtc="2026-03-01T22:16:00Z">
        <w:r w:rsidDel="005F1673">
          <w:delText xml:space="preserve">appear in </w:delText>
        </w:r>
      </w:del>
      <w:ins w:id="188" w:author="Pete Kennedy" w:date="2026-03-01T16:16:00Z" w16du:dateUtc="2026-03-01T22:16:00Z">
        <w:r w:rsidR="005F1673">
          <w:t xml:space="preserve">of </w:t>
        </w:r>
      </w:ins>
      <w:r>
        <w:t xml:space="preserve">the 1998 </w:t>
      </w:r>
      <w:proofErr w:type="gramStart"/>
      <w:r>
        <w:t>Judgment, and</w:t>
      </w:r>
      <w:proofErr w:type="gramEnd"/>
      <w:r>
        <w:t xml:space="preserve"> imposing them would effectively prohibit Defendants from operating a law practice under their own legal name.</w:t>
      </w:r>
      <w:commentRangeEnd w:id="181"/>
      <w:r w:rsidR="005F1673">
        <w:rPr>
          <w:rStyle w:val="CommentReference"/>
        </w:rPr>
        <w:commentReference w:id="181"/>
      </w:r>
    </w:p>
    <w:p w14:paraId="59A52664" w14:textId="24D0F618" w:rsidR="00817124" w:rsidRDefault="00815EC5">
      <w:pPr>
        <w:pStyle w:val="Heading1"/>
      </w:pPr>
      <w:r>
        <w:t xml:space="preserve">IV. The Brown Report </w:t>
      </w:r>
      <w:del w:id="189" w:author="Pete Kennedy" w:date="2026-03-01T16:17:00Z" w16du:dateUtc="2026-03-01T22:17:00Z">
        <w:r w:rsidDel="005F1673">
          <w:delText xml:space="preserve">Fails to Produce </w:delText>
        </w:r>
      </w:del>
      <w:ins w:id="190" w:author="Pete Kennedy" w:date="2026-03-01T16:17:00Z" w16du:dateUtc="2026-03-01T22:17:00Z">
        <w:r w:rsidR="005F1673">
          <w:t xml:space="preserve">Includes no </w:t>
        </w:r>
      </w:ins>
      <w:r>
        <w:t>Evidence of Any Violation</w:t>
      </w:r>
      <w:ins w:id="191" w:author="Pete Kennedy" w:date="2026-03-01T16:17:00Z" w16du:dateUtc="2026-03-01T22:17:00Z">
        <w:r w:rsidR="005F1673">
          <w:t xml:space="preserve"> of the 1998 Agreed Judgment.</w:t>
        </w:r>
      </w:ins>
    </w:p>
    <w:p w14:paraId="2FBEB733" w14:textId="2056B91B" w:rsidR="00817124" w:rsidRDefault="00815EC5">
      <w:pPr>
        <w:pStyle w:val="Heading2"/>
      </w:pPr>
      <w:r>
        <w:t xml:space="preserve">A. </w:t>
      </w:r>
      <w:ins w:id="192" w:author="Pete Kennedy" w:date="2026-03-01T16:18:00Z" w16du:dateUtc="2026-03-01T22:18:00Z">
        <w:r w:rsidR="005F1673">
          <w:t xml:space="preserve">The Report Includes </w:t>
        </w:r>
      </w:ins>
      <w:r>
        <w:t xml:space="preserve">No </w:t>
      </w:r>
      <w:ins w:id="193" w:author="Pete Kennedy" w:date="2026-03-01T16:18:00Z" w16du:dateUtc="2026-03-01T22:18:00Z">
        <w:r w:rsidR="005F1673">
          <w:t xml:space="preserve">Offending </w:t>
        </w:r>
      </w:ins>
      <w:r>
        <w:t>Advertisements</w:t>
      </w:r>
      <w:del w:id="194" w:author="Pete Kennedy" w:date="2026-03-01T16:18:00Z" w16du:dateUtc="2026-03-01T22:18:00Z">
        <w:r w:rsidDel="005F1673">
          <w:delText xml:space="preserve"> Captured</w:delText>
        </w:r>
      </w:del>
    </w:p>
    <w:p w14:paraId="4286F672" w14:textId="27A4510F" w:rsidR="00817124" w:rsidRDefault="00815EC5">
      <w:pPr>
        <w:spacing w:after="160"/>
      </w:pPr>
      <w:r>
        <w:t xml:space="preserve">If Defendants were running paid search advertisements using </w:t>
      </w:r>
      <w:del w:id="195" w:author="Pete Kennedy" w:date="2026-03-01T16:18:00Z" w16du:dateUtc="2026-03-01T22:18:00Z">
        <w:r w:rsidDel="005F1673">
          <w:delText xml:space="preserve">prohibited </w:delText>
        </w:r>
      </w:del>
      <w:ins w:id="196" w:author="Pete Kennedy" w:date="2026-03-01T16:18:00Z" w16du:dateUtc="2026-03-01T22:18:00Z">
        <w:r w:rsidR="005F1673">
          <w:t>restricted</w:t>
        </w:r>
        <w:r w:rsidR="005F1673">
          <w:t xml:space="preserve"> </w:t>
        </w:r>
      </w:ins>
      <w:r>
        <w:t xml:space="preserve">names in restricted counties, this would be trivially easy to prove. A person physically located in one of the 16 restricted counties </w:t>
      </w:r>
      <w:r>
        <w:lastRenderedPageBreak/>
        <w:t xml:space="preserve">could simply search for the </w:t>
      </w:r>
      <w:ins w:id="197" w:author="Pete Kennedy" w:date="2026-03-01T16:18:00Z" w16du:dateUtc="2026-03-01T22:18:00Z">
        <w:r w:rsidR="005F1673">
          <w:t>restricted</w:t>
        </w:r>
      </w:ins>
      <w:del w:id="198" w:author="Pete Kennedy" w:date="2026-03-01T16:18:00Z" w16du:dateUtc="2026-03-01T22:18:00Z">
        <w:r w:rsidDel="005F1673">
          <w:delText>prohibited</w:delText>
        </w:r>
      </w:del>
      <w:r>
        <w:t xml:space="preserve"> terms on Google and capture a screenshot of any resulting advertisement</w:t>
      </w:r>
      <w:ins w:id="199" w:author="Pete Kennedy" w:date="2026-03-01T16:18:00Z" w16du:dateUtc="2026-03-01T22:18:00Z">
        <w:r w:rsidR="005F1673">
          <w:t xml:space="preserve"> </w:t>
        </w:r>
      </w:ins>
      <w:ins w:id="200" w:author="Pete Kennedy" w:date="2026-03-01T16:19:00Z" w16du:dateUtc="2026-03-01T22:19:00Z">
        <w:r w:rsidR="005F1673">
          <w:t>using a restricted term</w:t>
        </w:r>
      </w:ins>
      <w:r>
        <w:t xml:space="preserve">. Brown does not claim to have done this, and she produces no such </w:t>
      </w:r>
      <w:r>
        <w:t xml:space="preserve">screenshot </w:t>
      </w:r>
      <w:ins w:id="201" w:author="Pete Kennedy" w:date="2026-03-01T16:19:00Z" w16du:dateUtc="2026-03-01T22:19:00Z">
        <w:r w:rsidR="00D9378E">
          <w:t xml:space="preserve">of a single offending advertisement or webpage </w:t>
        </w:r>
      </w:ins>
      <w:del w:id="202" w:author="Pete Kennedy" w:date="2026-03-01T16:19:00Z" w16du:dateUtc="2026-03-01T22:19:00Z">
        <w:r w:rsidDel="00D9378E">
          <w:delText xml:space="preserve">anywhere </w:delText>
        </w:r>
      </w:del>
      <w:r>
        <w:t xml:space="preserve">in her report. The absence of this basic evidence is telling: if such </w:t>
      </w:r>
      <w:ins w:id="203" w:author="Pete Kennedy" w:date="2026-03-01T16:19:00Z" w16du:dateUtc="2026-03-01T22:19:00Z">
        <w:r w:rsidR="00D9378E">
          <w:t xml:space="preserve">offending </w:t>
        </w:r>
      </w:ins>
      <w:r>
        <w:t xml:space="preserve">advertisements existed, they would be visible to any member of the </w:t>
      </w:r>
      <w:proofErr w:type="gramStart"/>
      <w:r>
        <w:t>public—</w:t>
      </w:r>
      <w:proofErr w:type="gramEnd"/>
      <w:r>
        <w:t>including Brown herself.</w:t>
      </w:r>
    </w:p>
    <w:p w14:paraId="4EA941DD" w14:textId="77777777" w:rsidR="00817124" w:rsidRDefault="00815EC5">
      <w:pPr>
        <w:spacing w:after="160"/>
      </w:pPr>
      <w:commentRangeStart w:id="204"/>
      <w:r>
        <w:t xml:space="preserve">Furthermore, paid search advertisements are now publicly accessible through the Google Ads Transparency Center, which allows any user to view all advertisements run by any verified advertiser. </w:t>
      </w:r>
      <w:commentRangeEnd w:id="204"/>
      <w:r w:rsidR="00D9378E">
        <w:rPr>
          <w:rStyle w:val="CommentReference"/>
        </w:rPr>
        <w:commentReference w:id="204"/>
      </w:r>
      <w:r>
        <w:t>Brown does not reference this tool or provide any data from it. This is a significant omission from someone holding herself out as a search advertising expert.</w:t>
      </w:r>
    </w:p>
    <w:p w14:paraId="4E509BF1" w14:textId="77777777" w:rsidR="00817124" w:rsidRDefault="00815EC5">
      <w:pPr>
        <w:pStyle w:val="Heading2"/>
      </w:pPr>
      <w:r>
        <w:t>B. No Prohibited Names Identified on Defendants’ Websites</w:t>
      </w:r>
    </w:p>
    <w:p w14:paraId="057B5288" w14:textId="7AFD823B" w:rsidR="00817124" w:rsidRDefault="00815EC5">
      <w:pPr>
        <w:spacing w:after="160"/>
      </w:pPr>
      <w:r>
        <w:t xml:space="preserve">Brown claims that "Dunham" appears in URLs, page titles, headers, and meta content. This is </w:t>
      </w:r>
      <w:proofErr w:type="gramStart"/>
      <w:r>
        <w:t>unsurprising—"</w:t>
      </w:r>
      <w:proofErr w:type="gramEnd"/>
      <w:r>
        <w:t xml:space="preserve">Dunham" is </w:t>
      </w:r>
      <w:del w:id="205" w:author="Pete Kennedy" w:date="2026-03-01T16:21:00Z" w16du:dateUtc="2026-03-01T22:21:00Z">
        <w:r w:rsidDel="00D9378E">
          <w:delText xml:space="preserve">Defendants’ </w:delText>
        </w:r>
      </w:del>
      <w:ins w:id="206" w:author="Pete Kennedy" w:date="2026-03-01T16:21:00Z" w16du:dateUtc="2026-03-01T22:21:00Z">
        <w:r w:rsidR="00D9378E">
          <w:t>Paul Dunham’s</w:t>
        </w:r>
        <w:r w:rsidR="00D9378E">
          <w:t xml:space="preserve"> </w:t>
        </w:r>
      </w:ins>
      <w:del w:id="207" w:author="Pete Kennedy" w:date="2026-03-01T16:21:00Z" w16du:dateUtc="2026-03-01T22:21:00Z">
        <w:r w:rsidDel="00D9378E">
          <w:delText xml:space="preserve">legal </w:delText>
        </w:r>
      </w:del>
      <w:r>
        <w:t xml:space="preserve">surname and the </w:t>
      </w:r>
      <w:ins w:id="208" w:author="Pete Kennedy" w:date="2026-03-01T16:21:00Z" w16du:dateUtc="2026-03-01T22:21:00Z">
        <w:r w:rsidR="00D9378E">
          <w:t xml:space="preserve">first </w:t>
        </w:r>
      </w:ins>
      <w:r>
        <w:t>name of the</w:t>
      </w:r>
      <w:del w:id="209" w:author="Pete Kennedy" w:date="2026-03-01T16:21:00Z" w16du:dateUtc="2026-03-01T22:21:00Z">
        <w:r w:rsidDel="00D9378E">
          <w:delText>ir</w:delText>
        </w:r>
      </w:del>
      <w:r>
        <w:t xml:space="preserve"> law firm</w:t>
      </w:r>
      <w:ins w:id="210" w:author="Pete Kennedy" w:date="2026-03-01T16:21:00Z" w16du:dateUtc="2026-03-01T22:21:00Z">
        <w:r w:rsidR="00D9378E">
          <w:t xml:space="preserve"> Dunham &amp; Jones</w:t>
        </w:r>
      </w:ins>
      <w:r>
        <w:t xml:space="preserve">. However, Brown does not identify a single instance where </w:t>
      </w:r>
      <w:del w:id="211" w:author="Pete Kennedy" w:date="2026-03-01T16:22:00Z" w16du:dateUtc="2026-03-01T22:22:00Z">
        <w:r w:rsidDel="00BD485E">
          <w:delText xml:space="preserve">the </w:delText>
        </w:r>
      </w:del>
      <w:ins w:id="212" w:author="Pete Kennedy" w:date="2026-03-01T16:22:00Z" w16du:dateUtc="2026-03-01T22:22:00Z">
        <w:r w:rsidR="00BD485E">
          <w:t>a</w:t>
        </w:r>
        <w:r w:rsidR="00BD485E">
          <w:t xml:space="preserve"> </w:t>
        </w:r>
      </w:ins>
      <w:del w:id="213" w:author="Pete Kennedy" w:date="2026-03-01T16:22:00Z" w16du:dateUtc="2026-03-01T22:22:00Z">
        <w:r w:rsidDel="00D9378E">
          <w:delText xml:space="preserve">prohibited </w:delText>
        </w:r>
      </w:del>
      <w:ins w:id="214" w:author="Pete Kennedy" w:date="2026-03-01T16:22:00Z" w16du:dateUtc="2026-03-01T22:22:00Z">
        <w:r w:rsidR="00D9378E">
          <w:t>restricted</w:t>
        </w:r>
        <w:r w:rsidR="00D9378E">
          <w:t xml:space="preserve"> </w:t>
        </w:r>
      </w:ins>
      <w:r>
        <w:t>name formulation</w:t>
      </w:r>
      <w:del w:id="215" w:author="Pete Kennedy" w:date="2026-03-01T16:22:00Z" w16du:dateUtc="2026-03-01T22:22:00Z">
        <w:r w:rsidDel="00BD485E">
          <w:delText>s</w:delText>
        </w:r>
      </w:del>
      <w:r>
        <w:t xml:space="preserve"> ("Dunham Law Firm," "Dunham, Attorney at Law," "Dunhams," etc.) appear</w:t>
      </w:r>
      <w:ins w:id="216" w:author="Pete Kennedy" w:date="2026-03-01T16:22:00Z" w16du:dateUtc="2026-03-01T22:22:00Z">
        <w:r w:rsidR="00BD485E">
          <w:t>s</w:t>
        </w:r>
      </w:ins>
      <w:r>
        <w:t xml:space="preserve"> on Defendants’ </w:t>
      </w:r>
      <w:del w:id="217" w:author="Pete Kennedy" w:date="2026-03-01T16:22:00Z" w16du:dateUtc="2026-03-01T22:22:00Z">
        <w:r w:rsidDel="00BD485E">
          <w:delText xml:space="preserve">websites </w:delText>
        </w:r>
      </w:del>
      <w:ins w:id="218" w:author="Pete Kennedy" w:date="2026-03-01T16:22:00Z" w16du:dateUtc="2026-03-01T22:22:00Z">
        <w:r w:rsidR="00BD485E">
          <w:t>advertising</w:t>
        </w:r>
        <w:r w:rsidR="00BD485E">
          <w:t xml:space="preserve"> </w:t>
        </w:r>
      </w:ins>
      <w:r>
        <w:t xml:space="preserve">in the </w:t>
      </w:r>
      <w:del w:id="219" w:author="Pete Kennedy" w:date="2026-03-01T16:22:00Z" w16du:dateUtc="2026-03-01T22:22:00Z">
        <w:r w:rsidDel="00BD485E">
          <w:delText xml:space="preserve">context of advertising in </w:delText>
        </w:r>
      </w:del>
      <w:r>
        <w:t>restricted counties.</w:t>
      </w:r>
    </w:p>
    <w:p w14:paraId="6719E70C" w14:textId="1D385EB7" w:rsidR="00817124" w:rsidRDefault="00815EC5">
      <w:pPr>
        <w:spacing w:after="160"/>
      </w:pPr>
      <w:commentRangeStart w:id="220"/>
      <w:r>
        <w:t xml:space="preserve">This is publicly verifiable. A simple Google search using the operator site:dunhamlaw.com "dunnam" would immediately reveal whether Defendants’ website contains any </w:t>
      </w:r>
      <w:del w:id="221" w:author="Pete Kennedy" w:date="2026-03-01T16:23:00Z" w16du:dateUtc="2026-03-01T22:23:00Z">
        <w:r w:rsidDel="00BD485E">
          <w:delText xml:space="preserve">reference to the </w:delText>
        </w:r>
      </w:del>
      <w:ins w:id="222" w:author="Pete Kennedy" w:date="2026-03-01T16:23:00Z" w16du:dateUtc="2026-03-01T22:23:00Z">
        <w:r w:rsidR="00BD485E">
          <w:t xml:space="preserve">use of the word </w:t>
        </w:r>
      </w:ins>
      <w:r>
        <w:t>"Dunnam</w:t>
      </w:r>
      <w:ins w:id="223" w:author="Pete Kennedy" w:date="2026-03-01T16:23:00Z" w16du:dateUtc="2026-03-01T22:23:00Z">
        <w:r w:rsidR="00BD485E">
          <w:t>.</w:t>
        </w:r>
      </w:ins>
      <w:r>
        <w:t xml:space="preserve">" </w:t>
      </w:r>
      <w:ins w:id="224" w:author="Pete Kennedy" w:date="2026-03-01T16:23:00Z" w16du:dateUtc="2026-03-01T22:23:00Z">
        <w:r w:rsidR="00BD485E">
          <w:t xml:space="preserve"> </w:t>
        </w:r>
      </w:ins>
      <w:del w:id="225" w:author="Pete Kennedy" w:date="2026-03-01T16:23:00Z" w16du:dateUtc="2026-03-01T22:23:00Z">
        <w:r w:rsidDel="00BD485E">
          <w:delText xml:space="preserve">brand. </w:delText>
        </w:r>
      </w:del>
      <w:r>
        <w:t>Similarly, a Screaming Frog crawl—a tool Brown claims to use—would capture every piece of text content, metadata, and site architecture element on the domain. If any prohibited name formulation or brand-targeting existed, it would be plainly visible in such a crawl report. Brown provides no such report.</w:t>
      </w:r>
      <w:commentRangeEnd w:id="220"/>
      <w:r w:rsidR="00BD485E">
        <w:rPr>
          <w:rStyle w:val="CommentReference"/>
        </w:rPr>
        <w:commentReference w:id="220"/>
      </w:r>
    </w:p>
    <w:p w14:paraId="67C1A7AD" w14:textId="77777777" w:rsidR="00817124" w:rsidRDefault="00815EC5">
      <w:pPr>
        <w:pStyle w:val="Heading2"/>
      </w:pPr>
      <w:r>
        <w:t>C. The “If It’s Visible to Google, It’s Visible to You” Principle</w:t>
      </w:r>
    </w:p>
    <w:p w14:paraId="0B4A7C68" w14:textId="03993164" w:rsidR="00817124" w:rsidRDefault="00815EC5">
      <w:pPr>
        <w:spacing w:after="160"/>
      </w:pPr>
      <w:r>
        <w:t xml:space="preserve">A </w:t>
      </w:r>
      <w:del w:id="226" w:author="Pete Kennedy" w:date="2026-03-01T16:23:00Z" w16du:dateUtc="2026-03-01T22:23:00Z">
        <w:r w:rsidDel="00BD485E">
          <w:delText xml:space="preserve">foundational </w:delText>
        </w:r>
      </w:del>
      <w:ins w:id="227" w:author="Pete Kennedy" w:date="2026-03-01T16:23:00Z" w16du:dateUtc="2026-03-01T22:23:00Z">
        <w:r w:rsidR="00BD485E">
          <w:t>basic</w:t>
        </w:r>
        <w:r w:rsidR="00BD485E">
          <w:t xml:space="preserve"> </w:t>
        </w:r>
      </w:ins>
      <w:r>
        <w:t xml:space="preserve">principle of search engine optimization is that search engines </w:t>
      </w:r>
      <w:del w:id="228" w:author="Pete Kennedy" w:date="2026-03-01T16:24:00Z" w16du:dateUtc="2026-03-01T22:24:00Z">
        <w:r w:rsidDel="00BD485E">
          <w:delText xml:space="preserve">can </w:delText>
        </w:r>
      </w:del>
      <w:r>
        <w:t xml:space="preserve">only index and rank content that is publicly accessible. If Defendants were using </w:t>
      </w:r>
      <w:del w:id="229" w:author="Pete Kennedy" w:date="2026-03-01T16:24:00Z" w16du:dateUtc="2026-03-01T22:24:00Z">
        <w:r w:rsidDel="00BD485E">
          <w:delText xml:space="preserve">prohibited </w:delText>
        </w:r>
      </w:del>
      <w:ins w:id="230" w:author="Pete Kennedy" w:date="2026-03-01T16:24:00Z" w16du:dateUtc="2026-03-01T22:24:00Z">
        <w:r w:rsidR="00BD485E">
          <w:t>restricted</w:t>
        </w:r>
        <w:r w:rsidR="00BD485E">
          <w:t xml:space="preserve"> </w:t>
        </w:r>
      </w:ins>
      <w:r>
        <w:t xml:space="preserve">names on their website, embedding them in metadata, or targeting </w:t>
      </w:r>
      <w:del w:id="231" w:author="Pete Kennedy" w:date="2026-03-01T16:24:00Z" w16du:dateUtc="2026-03-01T22:24:00Z">
        <w:r w:rsidDel="00BD485E">
          <w:delText xml:space="preserve">the </w:delText>
        </w:r>
      </w:del>
      <w:r>
        <w:t xml:space="preserve">“Dunnam &amp; Dunnam” </w:t>
      </w:r>
      <w:del w:id="232" w:author="Pete Kennedy" w:date="2026-03-01T16:24:00Z" w16du:dateUtc="2026-03-01T22:24:00Z">
        <w:r w:rsidDel="00BD485E">
          <w:delText xml:space="preserve">brand </w:delText>
        </w:r>
      </w:del>
      <w:r>
        <w:t xml:space="preserve">through on-page content, this information would be visible to any person using a web browser, any search engine crawler, and any third-party SEO tool. </w:t>
      </w:r>
      <w:del w:id="233" w:author="Pete Kennedy" w:date="2026-03-01T16:24:00Z" w16du:dateUtc="2026-03-01T22:24:00Z">
        <w:r w:rsidDel="00BD485E">
          <w:delText xml:space="preserve">The fact that Brown cannot </w:delText>
        </w:r>
      </w:del>
      <w:ins w:id="234" w:author="Pete Kennedy" w:date="2026-03-01T16:24:00Z" w16du:dateUtc="2026-03-01T22:24:00Z">
        <w:r w:rsidR="00BD485E">
          <w:t xml:space="preserve">The Brown </w:t>
        </w:r>
      </w:ins>
      <w:ins w:id="235" w:author="Pete Kennedy" w:date="2026-03-01T16:25:00Z" w16du:dateUtc="2026-03-01T22:25:00Z">
        <w:r w:rsidR="006C50B8">
          <w:t>R</w:t>
        </w:r>
      </w:ins>
      <w:ins w:id="236" w:author="Pete Kennedy" w:date="2026-03-01T16:24:00Z" w16du:dateUtc="2026-03-01T22:24:00Z">
        <w:r w:rsidR="00BD485E">
          <w:t>eport does no</w:t>
        </w:r>
      </w:ins>
      <w:ins w:id="237" w:author="Pete Kennedy" w:date="2026-03-01T16:25:00Z" w16du:dateUtc="2026-03-01T22:25:00Z">
        <w:r w:rsidR="00BD485E">
          <w:t xml:space="preserve">t contain </w:t>
        </w:r>
      </w:ins>
      <w:del w:id="238" w:author="Pete Kennedy" w:date="2026-03-01T16:25:00Z" w16du:dateUtc="2026-03-01T22:25:00Z">
        <w:r w:rsidDel="00BD485E">
          <w:delText xml:space="preserve">produce </w:delText>
        </w:r>
      </w:del>
      <w:del w:id="239" w:author="Pete Kennedy" w:date="2026-03-01T16:24:00Z" w16du:dateUtc="2026-03-01T22:24:00Z">
        <w:r w:rsidDel="00BD485E">
          <w:delText xml:space="preserve">hard </w:delText>
        </w:r>
      </w:del>
      <w:ins w:id="240" w:author="Pete Kennedy" w:date="2026-03-01T16:24:00Z" w16du:dateUtc="2026-03-01T22:24:00Z">
        <w:r w:rsidR="00BD485E">
          <w:t>a single instance</w:t>
        </w:r>
      </w:ins>
      <w:del w:id="241" w:author="Pete Kennedy" w:date="2026-03-01T16:24:00Z" w16du:dateUtc="2026-03-01T22:24:00Z">
        <w:r w:rsidDel="00BD485E">
          <w:delText>evidence</w:delText>
        </w:r>
      </w:del>
      <w:r>
        <w:t xml:space="preserve"> of </w:t>
      </w:r>
      <w:ins w:id="242" w:author="Pete Kennedy" w:date="2026-03-01T16:24:00Z" w16du:dateUtc="2026-03-01T22:24:00Z">
        <w:r w:rsidR="00BD485E">
          <w:t>such a use</w:t>
        </w:r>
      </w:ins>
      <w:del w:id="243" w:author="Pete Kennedy" w:date="2026-03-01T16:24:00Z" w16du:dateUtc="2026-03-01T22:24:00Z">
        <w:r w:rsidDel="00BD485E">
          <w:delText>any specific violation</w:delText>
        </w:r>
      </w:del>
      <w:r>
        <w:t>—despite having access to the same public internet as everyone else</w:t>
      </w:r>
      <w:del w:id="244" w:author="Pete Kennedy" w:date="2026-03-01T16:25:00Z" w16du:dateUtc="2026-03-01T22:25:00Z">
        <w:r w:rsidDel="006C50B8">
          <w:delText>—strongly suggests that no such violation exists</w:delText>
        </w:r>
      </w:del>
      <w:r>
        <w:t>.</w:t>
      </w:r>
      <w:ins w:id="245" w:author="Pete Kennedy" w:date="2026-03-01T16:25:00Z" w16du:dateUtc="2026-03-01T22:25:00Z">
        <w:r w:rsidR="006C50B8">
          <w:t xml:space="preserve">  The Brown Report therefore contains no proof of any violation of the 1998 Agreed Order.</w:t>
        </w:r>
      </w:ins>
    </w:p>
    <w:p w14:paraId="43934C1E" w14:textId="77777777" w:rsidR="00817124" w:rsidRDefault="00815EC5">
      <w:r>
        <w:br w:type="page"/>
      </w:r>
    </w:p>
    <w:p w14:paraId="04DBE66E" w14:textId="246A464F" w:rsidR="00817124" w:rsidRDefault="00815EC5">
      <w:pPr>
        <w:pStyle w:val="Heading1"/>
      </w:pPr>
      <w:r>
        <w:lastRenderedPageBreak/>
        <w:t>V. Brown’s Methodology Is Insufficient</w:t>
      </w:r>
      <w:ins w:id="246" w:author="Pete Kennedy" w:date="2026-03-01T16:26:00Z" w16du:dateUtc="2026-03-01T22:26:00Z">
        <w:r w:rsidR="006C50B8">
          <w:t>ly Described</w:t>
        </w:r>
      </w:ins>
      <w:r>
        <w:t xml:space="preserve"> and </w:t>
      </w:r>
      <w:ins w:id="247" w:author="Pete Kennedy" w:date="2026-03-01T16:26:00Z" w16du:dateUtc="2026-03-01T22:26:00Z">
        <w:r w:rsidR="006C50B8">
          <w:t xml:space="preserve">Thus </w:t>
        </w:r>
      </w:ins>
      <w:r>
        <w:t>Non-Reproducible</w:t>
      </w:r>
    </w:p>
    <w:p w14:paraId="0323C10A" w14:textId="77777777" w:rsidR="00817124" w:rsidRDefault="00815EC5">
      <w:pPr>
        <w:pStyle w:val="Heading2"/>
      </w:pPr>
      <w:r>
        <w:t>A. Unnamed Tools and Undocumented Processes</w:t>
      </w:r>
    </w:p>
    <w:p w14:paraId="0DB13D28" w14:textId="580D16BC" w:rsidR="00817124" w:rsidRDefault="00815EC5">
      <w:pPr>
        <w:spacing w:after="160"/>
      </w:pPr>
      <w:r>
        <w:t>Brown references "third-party SEO visibility data" and "third-party keyword visibility" throughout her report</w:t>
      </w:r>
      <w:commentRangeStart w:id="248"/>
      <w:ins w:id="249" w:author="Pete Kennedy" w:date="2026-03-01T16:26:00Z" w16du:dateUtc="2026-03-01T22:26:00Z">
        <w:r w:rsidR="006C50B8">
          <w:t xml:space="preserve">.  </w:t>
        </w:r>
      </w:ins>
      <w:del w:id="250" w:author="Pete Kennedy" w:date="2026-03-01T16:26:00Z" w16du:dateUtc="2026-03-01T22:26:00Z">
        <w:r w:rsidDel="006C50B8">
          <w:delText xml:space="preserve"> </w:delText>
        </w:r>
      </w:del>
      <w:commentRangeEnd w:id="248"/>
      <w:r w:rsidR="006C50B8">
        <w:rPr>
          <w:rStyle w:val="CommentReference"/>
        </w:rPr>
        <w:commentReference w:id="248"/>
      </w:r>
      <w:ins w:id="251" w:author="Pete Kennedy" w:date="2026-03-01T16:26:00Z" w16du:dateUtc="2026-03-01T22:26:00Z">
        <w:r w:rsidR="006C50B8">
          <w:t xml:space="preserve">However, the Brown Report </w:t>
        </w:r>
      </w:ins>
      <w:ins w:id="252" w:author="Pete Kennedy" w:date="2026-03-01T16:27:00Z" w16du:dateUtc="2026-03-01T22:27:00Z">
        <w:r w:rsidR="006C50B8">
          <w:t xml:space="preserve">does not </w:t>
        </w:r>
      </w:ins>
      <w:del w:id="253" w:author="Pete Kennedy" w:date="2026-03-01T16:27:00Z" w16du:dateUtc="2026-03-01T22:27:00Z">
        <w:r w:rsidDel="006C50B8">
          <w:delText xml:space="preserve">without ever </w:delText>
        </w:r>
      </w:del>
      <w:r>
        <w:t>identify</w:t>
      </w:r>
      <w:del w:id="254" w:author="Pete Kennedy" w:date="2026-03-01T16:27:00Z" w16du:dateUtc="2026-03-01T22:27:00Z">
        <w:r w:rsidDel="006C50B8">
          <w:delText>ing</w:delText>
        </w:r>
      </w:del>
      <w:r>
        <w:t xml:space="preserve"> the specific tools </w:t>
      </w:r>
      <w:ins w:id="255" w:author="Pete Kennedy" w:date="2026-03-01T16:27:00Z" w16du:dateUtc="2026-03-01T22:27:00Z">
        <w:r w:rsidR="006C50B8">
          <w:t xml:space="preserve">Brown claims to have </w:t>
        </w:r>
      </w:ins>
      <w:r>
        <w:t xml:space="preserve">used. Industry-standard </w:t>
      </w:r>
      <w:del w:id="256" w:author="Pete Kennedy" w:date="2026-03-01T16:27:00Z" w16du:dateUtc="2026-03-01T22:27:00Z">
        <w:r w:rsidDel="006C50B8">
          <w:delText xml:space="preserve">practice for </w:delText>
        </w:r>
      </w:del>
      <w:r>
        <w:t xml:space="preserve">expert analysis requires naming </w:t>
      </w:r>
      <w:ins w:id="257" w:author="Pete Kennedy" w:date="2026-03-01T16:27:00Z" w16du:dateUtc="2026-03-01T22:27:00Z">
        <w:r w:rsidR="006C50B8">
          <w:t xml:space="preserve">the </w:t>
        </w:r>
      </w:ins>
      <w:r>
        <w:t xml:space="preserve">tools </w:t>
      </w:r>
      <w:ins w:id="258" w:author="Pete Kennedy" w:date="2026-03-01T16:27:00Z" w16du:dateUtc="2026-03-01T22:27:00Z">
        <w:r w:rsidR="006C50B8">
          <w:t xml:space="preserve">used </w:t>
        </w:r>
      </w:ins>
      <w:r>
        <w:t xml:space="preserve">(e.g., Ahrefs, SEMrush, SimilarWeb, Moz), specifying the </w:t>
      </w:r>
      <w:del w:id="259" w:author="Pete Kennedy" w:date="2026-03-01T16:27:00Z" w16du:dateUtc="2026-03-01T22:27:00Z">
        <w:r w:rsidDel="006C50B8">
          <w:delText xml:space="preserve">exact </w:delText>
        </w:r>
      </w:del>
      <w:r>
        <w:t xml:space="preserve">date of </w:t>
      </w:r>
      <w:ins w:id="260" w:author="Pete Kennedy" w:date="2026-03-01T16:27:00Z" w16du:dateUtc="2026-03-01T22:27:00Z">
        <w:r w:rsidR="006C50B8">
          <w:t xml:space="preserve">their use </w:t>
        </w:r>
      </w:ins>
      <w:r>
        <w:t xml:space="preserve">data </w:t>
      </w:r>
      <w:ins w:id="261" w:author="Pete Kennedy" w:date="2026-03-01T16:27:00Z" w16du:dateUtc="2026-03-01T22:27:00Z">
        <w:r w:rsidR="006C50B8">
          <w:t>collection</w:t>
        </w:r>
      </w:ins>
      <w:del w:id="262" w:author="Pete Kennedy" w:date="2026-03-01T16:27:00Z" w16du:dateUtc="2026-03-01T22:27:00Z">
        <w:r w:rsidDel="006C50B8">
          <w:delText>ex</w:delText>
        </w:r>
      </w:del>
      <w:del w:id="263" w:author="Pete Kennedy" w:date="2026-03-01T16:28:00Z" w16du:dateUtc="2026-03-01T22:28:00Z">
        <w:r w:rsidDel="006C50B8">
          <w:delText>traction</w:delText>
        </w:r>
      </w:del>
      <w:r>
        <w:t xml:space="preserve">, and providing the raw </w:t>
      </w:r>
      <w:ins w:id="264" w:author="Pete Kennedy" w:date="2026-03-01T16:28:00Z" w16du:dateUtc="2026-03-01T22:28:00Z">
        <w:r w:rsidR="006C50B8">
          <w:t xml:space="preserve">data and </w:t>
        </w:r>
      </w:ins>
      <w:r>
        <w:t xml:space="preserve">report outputs. </w:t>
      </w:r>
      <w:del w:id="265" w:author="Pete Kennedy" w:date="2026-03-01T16:28:00Z" w16du:dateUtc="2026-03-01T22:28:00Z">
        <w:r w:rsidDel="00A21B55">
          <w:delText>All of t</w:delText>
        </w:r>
      </w:del>
      <w:ins w:id="266" w:author="Pete Kennedy" w:date="2026-03-01T16:28:00Z" w16du:dateUtc="2026-03-01T22:28:00Z">
        <w:r w:rsidR="00A21B55">
          <w:t>T</w:t>
        </w:r>
      </w:ins>
      <w:r>
        <w:t xml:space="preserve">hese tools </w:t>
      </w:r>
      <w:ins w:id="267" w:author="Pete Kennedy" w:date="2026-03-01T16:28:00Z" w16du:dateUtc="2026-03-01T22:28:00Z">
        <w:r w:rsidR="00A21B55">
          <w:t xml:space="preserve">all </w:t>
        </w:r>
      </w:ins>
      <w:r>
        <w:t xml:space="preserve">generate downloadable reports that </w:t>
      </w:r>
      <w:ins w:id="268" w:author="Pete Kennedy" w:date="2026-03-01T16:28:00Z" w16du:dateUtc="2026-03-01T22:28:00Z">
        <w:r w:rsidR="00A21B55">
          <w:t xml:space="preserve">can </w:t>
        </w:r>
      </w:ins>
      <w:r>
        <w:t xml:space="preserve">serve </w:t>
      </w:r>
      <w:r>
        <w:t xml:space="preserve">as verifiable </w:t>
      </w:r>
      <w:ins w:id="269" w:author="Pete Kennedy" w:date="2026-03-01T16:28:00Z" w16du:dateUtc="2026-03-01T22:28:00Z">
        <w:r w:rsidR="00A21B55">
          <w:t xml:space="preserve">and testable </w:t>
        </w:r>
      </w:ins>
      <w:r>
        <w:t>evidence. Brown provides none.</w:t>
      </w:r>
    </w:p>
    <w:p w14:paraId="6383D490" w14:textId="77777777" w:rsidR="00817124" w:rsidRDefault="00815EC5">
      <w:pPr>
        <w:pStyle w:val="Heading2"/>
      </w:pPr>
      <w:r>
        <w:t>B. Self-Identified Methodological Failures</w:t>
      </w:r>
    </w:p>
    <w:p w14:paraId="537E8F86" w14:textId="4A35D23E" w:rsidR="00817124" w:rsidRDefault="00815EC5">
      <w:pPr>
        <w:spacing w:after="160"/>
      </w:pPr>
      <w:r>
        <w:t xml:space="preserve">In Section XI of her report, Brown herself acknowledges that proper reproducibility </w:t>
      </w:r>
      <w:ins w:id="270" w:author="Pete Kennedy" w:date="2026-03-01T16:29:00Z" w16du:dateUtc="2026-03-01T22:29:00Z">
        <w:r w:rsidR="00A21B55">
          <w:t xml:space="preserve">of her methods and analysis </w:t>
        </w:r>
      </w:ins>
      <w:r>
        <w:t xml:space="preserve">would require </w:t>
      </w:r>
      <w:ins w:id="271" w:author="Pete Kennedy" w:date="2026-03-01T16:29:00Z" w16du:dateUtc="2026-03-01T22:29:00Z">
        <w:r w:rsidR="00A21B55">
          <w:t xml:space="preserve">her to </w:t>
        </w:r>
      </w:ins>
      <w:r>
        <w:t>document</w:t>
      </w:r>
      <w:del w:id="272" w:author="Pete Kennedy" w:date="2026-03-01T16:29:00Z" w16du:dateUtc="2026-03-01T22:29:00Z">
        <w:r w:rsidDel="00A21B55">
          <w:delText>ing</w:delText>
        </w:r>
      </w:del>
      <w:r>
        <w:t>:</w:t>
      </w:r>
    </w:p>
    <w:p w14:paraId="3954E125" w14:textId="77777777" w:rsidR="00817124" w:rsidRDefault="00815EC5">
      <w:pPr>
        <w:pStyle w:val="ListBullet"/>
        <w:spacing w:after="80"/>
      </w:pPr>
      <w:commentRangeStart w:id="273"/>
      <w:r>
        <w:t>Crawl scope and user-agent</w:t>
      </w:r>
    </w:p>
    <w:p w14:paraId="084E1DA3" w14:textId="77777777" w:rsidR="00817124" w:rsidRDefault="00815EC5">
      <w:pPr>
        <w:pStyle w:val="ListBullet"/>
        <w:spacing w:after="80"/>
      </w:pPr>
      <w:r>
        <w:t>Date range</w:t>
      </w:r>
    </w:p>
    <w:p w14:paraId="37D3BDD9" w14:textId="77777777" w:rsidR="00817124" w:rsidRDefault="00815EC5">
      <w:pPr>
        <w:pStyle w:val="ListBullet"/>
        <w:spacing w:after="80"/>
      </w:pPr>
      <w:r>
        <w:t>Deduplication method for templated content</w:t>
      </w:r>
    </w:p>
    <w:p w14:paraId="5126FA2F" w14:textId="77777777" w:rsidR="00817124" w:rsidRDefault="00815EC5">
      <w:pPr>
        <w:pStyle w:val="ListBullet"/>
        <w:spacing w:after="80"/>
      </w:pPr>
      <w:r>
        <w:t>Handling of dynamic and paginated content</w:t>
      </w:r>
    </w:p>
    <w:p w14:paraId="5F58BA6F" w14:textId="77777777" w:rsidR="00817124" w:rsidRDefault="00815EC5">
      <w:pPr>
        <w:pStyle w:val="ListBullet"/>
        <w:spacing w:after="80"/>
      </w:pPr>
      <w:r>
        <w:t>Phrase matching and variant handling logic</w:t>
      </w:r>
      <w:commentRangeEnd w:id="273"/>
      <w:r w:rsidR="00A21B55">
        <w:rPr>
          <w:rStyle w:val="CommentReference"/>
        </w:rPr>
        <w:commentReference w:id="273"/>
      </w:r>
    </w:p>
    <w:p w14:paraId="69F51A99" w14:textId="60333448" w:rsidR="00817124" w:rsidRDefault="00815EC5">
      <w:pPr>
        <w:spacing w:after="160"/>
        <w:rPr>
          <w:ins w:id="274" w:author="Pete Kennedy" w:date="2026-03-01T16:31:00Z" w16du:dateUtc="2026-03-01T22:31:00Z"/>
        </w:rPr>
      </w:pPr>
      <w:r>
        <w:t xml:space="preserve">Brown admits she did not provide any of these parameters. </w:t>
      </w:r>
      <w:ins w:id="275" w:author="Pete Kennedy" w:date="2026-03-01T16:30:00Z" w16du:dateUtc="2026-03-01T22:30:00Z">
        <w:r w:rsidR="00A21B55">
          <w:t xml:space="preserve">[cite to admission]  </w:t>
        </w:r>
      </w:ins>
      <w:r>
        <w:t xml:space="preserve">This is a significant </w:t>
      </w:r>
      <w:del w:id="276" w:author="Pete Kennedy" w:date="2026-03-01T16:30:00Z" w16du:dateUtc="2026-03-01T22:30:00Z">
        <w:r w:rsidDel="00A21B55">
          <w:delText>admission</w:delText>
        </w:r>
      </w:del>
      <w:ins w:id="277" w:author="Pete Kennedy" w:date="2026-03-01T16:30:00Z" w16du:dateUtc="2026-03-01T22:30:00Z">
        <w:r w:rsidR="00A21B55">
          <w:t>concession</w:t>
        </w:r>
      </w:ins>
      <w:r>
        <w:t xml:space="preserve">. </w:t>
      </w:r>
      <w:ins w:id="278" w:author="Pete Kennedy" w:date="2026-03-01T16:30:00Z" w16du:dateUtc="2026-03-01T22:30:00Z">
        <w:r w:rsidR="00A21B55">
          <w:t xml:space="preserve">[define </w:t>
        </w:r>
        <w:proofErr w:type="gramStart"/>
        <w:r w:rsidR="00A21B55">
          <w:t>deduplication</w:t>
        </w:r>
        <w:proofErr w:type="gramEnd"/>
        <w:r w:rsidR="00A21B55">
          <w:t xml:space="preserve"> here].  </w:t>
        </w:r>
      </w:ins>
      <w:r>
        <w:t>Without a documented deduplication methodology, her keyword frequency counts (e.g., "450 mentions of 'Waco criminal attorney'") are almost certainly inflated by templated content—headers, footers, navigation menus, and sidebar elements that repeat across every page of a website. A single navigation element containing "Waco" that appears on 450 pages would be counted as "450 mentions" under an undeduplicated methodology, despite representing a single design choice.</w:t>
      </w:r>
    </w:p>
    <w:p w14:paraId="695C90C6" w14:textId="3BDBBB49" w:rsidR="009318E7" w:rsidRDefault="009318E7">
      <w:pPr>
        <w:spacing w:after="160"/>
      </w:pPr>
      <w:ins w:id="279" w:author="Pete Kennedy" w:date="2026-03-01T16:31:00Z" w16du:dateUtc="2026-03-01T22:31:00Z">
        <w:r>
          <w:t xml:space="preserve">In any case, there is nothing in the 1998 Agreed Judgment that prohibits Defendants from using the word “Waco” or [other words she counts].  </w:t>
        </w:r>
      </w:ins>
    </w:p>
    <w:p w14:paraId="7B0A5D75" w14:textId="77777777" w:rsidR="00817124" w:rsidRDefault="00815EC5">
      <w:pPr>
        <w:pStyle w:val="Heading2"/>
      </w:pPr>
      <w:r>
        <w:t>C. Qualitative Conclusions from Quantitative Claims</w:t>
      </w:r>
    </w:p>
    <w:p w14:paraId="755E5132" w14:textId="27EA4800" w:rsidR="009318E7" w:rsidRDefault="00815EC5" w:rsidP="009318E7">
      <w:pPr>
        <w:spacing w:after="160"/>
        <w:rPr>
          <w:ins w:id="280" w:author="Pete Kennedy" w:date="2026-03-01T16:34:00Z" w16du:dateUtc="2026-03-01T22:34:00Z"/>
        </w:rPr>
      </w:pPr>
      <w:r>
        <w:t xml:space="preserve">Brown </w:t>
      </w:r>
      <w:del w:id="281" w:author="Pete Kennedy" w:date="2026-03-01T16:32:00Z" w16du:dateUtc="2026-03-01T22:32:00Z">
        <w:r w:rsidDel="009318E7">
          <w:delText xml:space="preserve">admits </w:delText>
        </w:r>
      </w:del>
      <w:ins w:id="282" w:author="Pete Kennedy" w:date="2026-03-01T16:32:00Z" w16du:dateUtc="2026-03-01T22:32:00Z">
        <w:r w:rsidR="009318E7">
          <w:t>claims</w:t>
        </w:r>
        <w:r w:rsidR="009318E7">
          <w:t xml:space="preserve"> </w:t>
        </w:r>
      </w:ins>
      <w:r>
        <w:t xml:space="preserve">that her January 2026 update is </w:t>
      </w:r>
      <w:del w:id="283" w:author="Pete Kennedy" w:date="2026-03-01T16:32:00Z" w16du:dateUtc="2026-03-01T22:32:00Z">
        <w:r w:rsidDel="009318E7">
          <w:delText xml:space="preserve">only </w:delText>
        </w:r>
      </w:del>
      <w:r>
        <w:t xml:space="preserve">a "qualitative comparison" to </w:t>
      </w:r>
      <w:del w:id="284" w:author="Pete Kennedy" w:date="2026-03-01T16:32:00Z" w16du:dateUtc="2026-03-01T22:32:00Z">
        <w:r w:rsidDel="009318E7">
          <w:delText>the</w:delText>
        </w:r>
      </w:del>
      <w:ins w:id="285" w:author="Pete Kennedy" w:date="2026-03-01T16:32:00Z" w16du:dateUtc="2026-03-01T22:32:00Z">
        <w:r w:rsidR="009318E7">
          <w:t>her</w:t>
        </w:r>
      </w:ins>
      <w:r>
        <w:t xml:space="preserve"> August 2025 baseline</w:t>
      </w:r>
      <w:ins w:id="286" w:author="Pete Kennedy" w:date="2026-03-01T16:32:00Z" w16du:dateUtc="2026-03-01T22:32:00Z">
        <w:r w:rsidR="009318E7">
          <w:t>.  She does not identify or produce her August 2025 baseline data, so there is no way to validate her compa</w:t>
        </w:r>
      </w:ins>
      <w:ins w:id="287" w:author="Pete Kennedy" w:date="2026-03-01T16:33:00Z" w16du:dateUtc="2026-03-01T22:33:00Z">
        <w:r w:rsidR="009318E7">
          <w:t xml:space="preserve">rison.  Brown </w:t>
        </w:r>
      </w:ins>
      <w:del w:id="288" w:author="Pete Kennedy" w:date="2026-03-01T16:33:00Z" w16du:dateUtc="2026-03-01T22:33:00Z">
        <w:r w:rsidDel="009318E7">
          <w:delText xml:space="preserve">, yet she </w:delText>
        </w:r>
      </w:del>
      <w:r>
        <w:t xml:space="preserve">draws the </w:t>
      </w:r>
      <w:del w:id="289" w:author="Pete Kennedy" w:date="2026-03-01T16:33:00Z" w16du:dateUtc="2026-03-01T22:33:00Z">
        <w:r w:rsidDel="009318E7">
          <w:delText xml:space="preserve">definitive </w:delText>
        </w:r>
      </w:del>
      <w:r>
        <w:t>conclusion that there has been "no material retreat" in restricted-area visibility</w:t>
      </w:r>
      <w:ins w:id="290" w:author="Pete Kennedy" w:date="2026-03-01T16:33:00Z" w16du:dateUtc="2026-03-01T22:33:00Z">
        <w:r w:rsidR="009318E7">
          <w:t xml:space="preserve">, </w:t>
        </w:r>
      </w:ins>
      <w:ins w:id="291" w:author="Pete Kennedy" w:date="2026-03-01T16:34:00Z" w16du:dateUtc="2026-03-01T22:34:00Z">
        <w:r w:rsidR="009318E7">
          <w:t xml:space="preserve">but </w:t>
        </w:r>
      </w:ins>
      <w:ins w:id="292" w:author="Pete Kennedy" w:date="2026-03-01T16:33:00Z" w16du:dateUtc="2026-03-01T22:33:00Z">
        <w:r w:rsidR="009318E7">
          <w:t>she does not define</w:t>
        </w:r>
      </w:ins>
      <w:ins w:id="293" w:author="Pete Kennedy" w:date="2026-03-01T16:34:00Z" w16du:dateUtc="2026-03-01T22:34:00Z">
        <w:r w:rsidR="009318E7">
          <w:t xml:space="preserve"> what she means by “restricted-area visibility.”  The 1998 Agreed Judgment does not prohibit or restrict the “visibility” of Dunham &amp; Jones’ website or advertising in the </w:t>
        </w:r>
      </w:ins>
      <w:ins w:id="294" w:author="Pete Kennedy" w:date="2026-03-01T16:35:00Z" w16du:dateUtc="2026-03-01T22:35:00Z">
        <w:r w:rsidR="009318E7">
          <w:t xml:space="preserve">“restricted area” of the </w:t>
        </w:r>
      </w:ins>
      <w:ins w:id="295" w:author="Pete Kennedy" w:date="2026-03-01T16:34:00Z" w16du:dateUtc="2026-03-01T22:34:00Z">
        <w:r w:rsidR="009318E7">
          <w:t xml:space="preserve">specified counties.  </w:t>
        </w:r>
      </w:ins>
      <w:ins w:id="296" w:author="Pete Kennedy" w:date="2026-03-01T16:35:00Z" w16du:dateUtc="2026-03-01T22:35:00Z">
        <w:r w:rsidR="009318E7">
          <w:t xml:space="preserve">The restriction is on the use in advertisements of certain names and name variants.  Brown does not identify any offending uses of such names or name variants in the </w:t>
        </w:r>
        <w:r w:rsidR="00090790">
          <w:t>specified coun</w:t>
        </w:r>
      </w:ins>
      <w:ins w:id="297" w:author="Pete Kennedy" w:date="2026-03-01T16:36:00Z" w16du:dateUtc="2026-03-01T22:36:00Z">
        <w:r w:rsidR="00090790">
          <w:t xml:space="preserve">ties; she simply </w:t>
        </w:r>
        <w:proofErr w:type="gramStart"/>
        <w:r w:rsidR="00090790">
          <w:t>claim</w:t>
        </w:r>
        <w:proofErr w:type="gramEnd"/>
        <w:r w:rsidR="00090790">
          <w:t xml:space="preserve"> that unidentified and undefined “restricted-area visibility” has not changed since August 2025.  </w:t>
        </w:r>
      </w:ins>
    </w:p>
    <w:p w14:paraId="009DEE37" w14:textId="77777777" w:rsidR="009318E7" w:rsidRDefault="009318E7" w:rsidP="009318E7">
      <w:pPr>
        <w:spacing w:after="160"/>
        <w:rPr>
          <w:ins w:id="298" w:author="Pete Kennedy" w:date="2026-03-01T16:34:00Z" w16du:dateUtc="2026-03-01T22:34:00Z"/>
        </w:rPr>
      </w:pPr>
    </w:p>
    <w:p w14:paraId="57B057B3" w14:textId="0C7468F1" w:rsidR="00817124" w:rsidDel="00090790" w:rsidRDefault="00815EC5" w:rsidP="009318E7">
      <w:pPr>
        <w:spacing w:after="160"/>
        <w:rPr>
          <w:del w:id="299" w:author="Pete Kennedy" w:date="2026-03-01T16:36:00Z" w16du:dateUtc="2026-03-01T22:36:00Z"/>
        </w:rPr>
      </w:pPr>
      <w:commentRangeStart w:id="300"/>
      <w:del w:id="301" w:author="Pete Kennedy" w:date="2026-03-01T16:36:00Z" w16du:dateUtc="2026-03-01T22:36:00Z">
        <w:r w:rsidDel="00090790">
          <w:delText>. An expert cannot make quantitative claims ("no material retreat") based on admittedly qualitative analysis. Her approximate keyword counts, which she characterizes as "descriptive indicators" that "should not be treated as a definitive census," cannot support the categorical conclusions she draws elsewhere in the report.</w:delText>
        </w:r>
      </w:del>
      <w:commentRangeEnd w:id="300"/>
      <w:r w:rsidR="00090790">
        <w:rPr>
          <w:rStyle w:val="CommentReference"/>
        </w:rPr>
        <w:commentReference w:id="300"/>
      </w:r>
    </w:p>
    <w:p w14:paraId="23215428" w14:textId="77777777" w:rsidR="00817124" w:rsidRDefault="00815EC5">
      <w:pPr>
        <w:pStyle w:val="Heading2"/>
      </w:pPr>
      <w:r>
        <w:t>D</w:t>
      </w:r>
      <w:r>
        <w:t>. Publicly Verifiable Items Treated as Requiring Discovery</w:t>
      </w:r>
    </w:p>
    <w:p w14:paraId="50A64C1C" w14:textId="576E9B3A" w:rsidR="00817124" w:rsidRDefault="00815EC5">
      <w:pPr>
        <w:spacing w:after="160"/>
      </w:pPr>
      <w:r>
        <w:t xml:space="preserve">Brown's Verification/Proof Matrix (Attachment A) claims that </w:t>
      </w:r>
      <w:del w:id="302" w:author="Pete Kennedy" w:date="2026-03-01T16:38:00Z" w16du:dateUtc="2026-03-01T22:38:00Z">
        <w:r w:rsidDel="00090790">
          <w:delText xml:space="preserve">several </w:delText>
        </w:r>
      </w:del>
      <w:ins w:id="303" w:author="Pete Kennedy" w:date="2026-03-01T16:38:00Z" w16du:dateUtc="2026-03-01T22:38:00Z">
        <w:r w:rsidR="00090790">
          <w:t>certain</w:t>
        </w:r>
        <w:r w:rsidR="00090790">
          <w:t xml:space="preserve"> </w:t>
        </w:r>
      </w:ins>
      <w:r>
        <w:t xml:space="preserve">items are "not publicly verifiable" and </w:t>
      </w:r>
      <w:ins w:id="304" w:author="Pete Kennedy" w:date="2026-03-01T16:38:00Z" w16du:dateUtc="2026-03-01T22:38:00Z">
        <w:r w:rsidR="00090790">
          <w:t xml:space="preserve">therefore her report is necessarily incomplete without further </w:t>
        </w:r>
      </w:ins>
      <w:del w:id="305" w:author="Pete Kennedy" w:date="2026-03-01T16:38:00Z" w16du:dateUtc="2026-03-01T22:38:00Z">
        <w:r w:rsidDel="00090790">
          <w:delText xml:space="preserve">require </w:delText>
        </w:r>
      </w:del>
      <w:r>
        <w:t>production from Defendants. In fact, many of these items are partially or fully verifiable through public tools</w:t>
      </w:r>
      <w:ins w:id="306" w:author="Pete Kennedy" w:date="2026-03-01T16:39:00Z" w16du:dateUtc="2026-03-01T22:39:00Z">
        <w:r w:rsidR="00262839">
          <w:t xml:space="preserve"> which Brown apparently is unaware of or chose not to use</w:t>
        </w:r>
      </w:ins>
      <w:r>
        <w:t>:</w:t>
      </w:r>
    </w:p>
    <w:p w14:paraId="16C2B640" w14:textId="77777777" w:rsidR="00817124" w:rsidRDefault="00815EC5">
      <w:pPr>
        <w:pStyle w:val="ListBullet"/>
        <w:spacing w:after="80"/>
      </w:pPr>
      <w:r>
        <w:rPr>
          <w:b/>
        </w:rPr>
        <w:t>Metadata cleanup:</w:t>
      </w:r>
      <w:r>
        <w:t xml:space="preserve"> Fully verifiable through a Screaming Frog crawl, which Brown claims to use.</w:t>
      </w:r>
    </w:p>
    <w:p w14:paraId="46D67431" w14:textId="77777777" w:rsidR="00817124" w:rsidRDefault="00815EC5">
      <w:pPr>
        <w:pStyle w:val="ListBullet"/>
        <w:spacing w:after="80"/>
      </w:pPr>
      <w:r>
        <w:rPr>
          <w:b/>
        </w:rPr>
        <w:lastRenderedPageBreak/>
        <w:t>Domain redirects:</w:t>
      </w:r>
      <w:r>
        <w:t xml:space="preserve"> Verifiable through direct browser testing, HTTP header inspection, and redirect-checking tools.</w:t>
      </w:r>
    </w:p>
    <w:p w14:paraId="2C344575" w14:textId="3ABF7090" w:rsidR="00817124" w:rsidRDefault="00815EC5">
      <w:pPr>
        <w:pStyle w:val="ListBullet"/>
        <w:spacing w:after="80"/>
      </w:pPr>
      <w:r>
        <w:rPr>
          <w:b/>
        </w:rPr>
        <w:t>Paid ad presence:</w:t>
      </w:r>
      <w:r>
        <w:t xml:space="preserve"> Verifiable through the Google Ads Transparency Center, direct search observation in restricted counties, and third-party paid search intelligence tools (SEMrush, </w:t>
      </w:r>
      <w:proofErr w:type="spellStart"/>
      <w:r>
        <w:t>SpyFu</w:t>
      </w:r>
      <w:proofErr w:type="spellEnd"/>
      <w:r>
        <w:t xml:space="preserve">, </w:t>
      </w:r>
      <w:proofErr w:type="spellStart"/>
      <w:r>
        <w:t>SimilarWeb</w:t>
      </w:r>
      <w:proofErr w:type="spellEnd"/>
      <w:r>
        <w:t>).</w:t>
      </w:r>
      <w:ins w:id="307" w:author="Pete Kennedy" w:date="2026-03-01T16:40:00Z" w16du:dateUtc="2026-03-01T22:40:00Z">
        <w:r w:rsidR="00262839">
          <w:t xml:space="preserve">  Since Brown is located in Waco, she can easily do direct search </w:t>
        </w:r>
        <w:proofErr w:type="gramStart"/>
        <w:r w:rsidR="00262839">
          <w:t>observation</w:t>
        </w:r>
        <w:proofErr w:type="gramEnd"/>
        <w:r w:rsidR="00262839">
          <w:t xml:space="preserve"> for offending advertisements.  </w:t>
        </w:r>
      </w:ins>
      <w:ins w:id="308" w:author="Pete Kennedy" w:date="2026-03-01T16:41:00Z" w16du:dateUtc="2026-03-01T22:41:00Z">
        <w:r w:rsidR="00262839">
          <w:t xml:space="preserve">Nonetheless, Brown fails </w:t>
        </w:r>
      </w:ins>
      <w:ins w:id="309" w:author="Pete Kennedy" w:date="2026-03-01T16:40:00Z" w16du:dateUtc="2026-03-01T22:40:00Z">
        <w:r w:rsidR="00262839">
          <w:t xml:space="preserve">to produce </w:t>
        </w:r>
      </w:ins>
      <w:ins w:id="310" w:author="Pete Kennedy" w:date="2026-03-01T16:41:00Z" w16du:dateUtc="2026-03-01T22:41:00Z">
        <w:r w:rsidR="00262839">
          <w:t>or identify a</w:t>
        </w:r>
      </w:ins>
      <w:ins w:id="311" w:author="Pete Kennedy" w:date="2026-03-01T16:40:00Z" w16du:dateUtc="2026-03-01T22:40:00Z">
        <w:r w:rsidR="00262839">
          <w:t xml:space="preserve"> single offending advertisement</w:t>
        </w:r>
      </w:ins>
      <w:ins w:id="312" w:author="Pete Kennedy" w:date="2026-03-01T16:41:00Z" w16du:dateUtc="2026-03-01T22:41:00Z">
        <w:r w:rsidR="00262839">
          <w:t xml:space="preserve"> or webpage.  </w:t>
        </w:r>
      </w:ins>
    </w:p>
    <w:p w14:paraId="6C59622F" w14:textId="77777777" w:rsidR="00817124" w:rsidRDefault="00815EC5">
      <w:pPr>
        <w:pStyle w:val="ListBullet"/>
        <w:spacing w:after="80"/>
      </w:pPr>
      <w:r>
        <w:rPr>
          <w:b/>
        </w:rPr>
        <w:t>County targeting on-site:</w:t>
      </w:r>
      <w:r>
        <w:t xml:space="preserve"> Verifiable through site crawling and content analysis.</w:t>
      </w:r>
    </w:p>
    <w:p w14:paraId="3C188642" w14:textId="24E999F5" w:rsidR="00817124" w:rsidRDefault="00815EC5">
      <w:pPr>
        <w:spacing w:after="160"/>
      </w:pPr>
      <w:r>
        <w:t xml:space="preserve">That Brown claims these items require discovery from Defendants, rather than conducting the public analysis herself, suggests either a lack of familiarity with the available tools or </w:t>
      </w:r>
      <w:ins w:id="313" w:author="Pete Kennedy" w:date="2026-03-01T16:42:00Z" w16du:dateUtc="2026-03-01T22:42:00Z">
        <w:r w:rsidR="00F13EB2">
          <w:t>her</w:t>
        </w:r>
      </w:ins>
      <w:del w:id="314" w:author="Pete Kennedy" w:date="2026-03-01T16:42:00Z" w16du:dateUtc="2026-03-01T22:42:00Z">
        <w:r w:rsidDel="00F13EB2">
          <w:delText>a</w:delText>
        </w:r>
      </w:del>
      <w:r>
        <w:t xml:space="preserve"> recognition that </w:t>
      </w:r>
      <w:ins w:id="315" w:author="Pete Kennedy" w:date="2026-03-01T16:42:00Z" w16du:dateUtc="2026-03-01T22:42:00Z">
        <w:r w:rsidR="00F13EB2">
          <w:t xml:space="preserve">using those tools </w:t>
        </w:r>
      </w:ins>
      <w:del w:id="316" w:author="Pete Kennedy" w:date="2026-03-01T16:42:00Z" w16du:dateUtc="2026-03-01T22:42:00Z">
        <w:r w:rsidDel="00F13EB2">
          <w:delText xml:space="preserve">such analysis </w:delText>
        </w:r>
      </w:del>
      <w:r>
        <w:t>would not support her conclusions.</w:t>
      </w:r>
    </w:p>
    <w:p w14:paraId="13E35C15" w14:textId="77777777" w:rsidR="00817124" w:rsidRDefault="00815EC5">
      <w:r>
        <w:br w:type="page"/>
      </w:r>
    </w:p>
    <w:p w14:paraId="14505DC2" w14:textId="16ED1A64" w:rsidR="00817124" w:rsidRDefault="00815EC5">
      <w:pPr>
        <w:pStyle w:val="Heading1"/>
      </w:pPr>
      <w:r>
        <w:lastRenderedPageBreak/>
        <w:t>VI. Organic Search Rankings Are No</w:t>
      </w:r>
      <w:del w:id="317" w:author="Pete Kennedy" w:date="2026-03-01T16:42:00Z" w16du:dateUtc="2026-03-01T22:42:00Z">
        <w:r w:rsidDel="00F13EB2">
          <w:delText>t</w:delText>
        </w:r>
      </w:del>
      <w:r>
        <w:t xml:space="preserve"> Evidence of Misconduct</w:t>
      </w:r>
    </w:p>
    <w:p w14:paraId="6A29A3EE" w14:textId="77777777" w:rsidR="00817124" w:rsidRDefault="00815EC5">
      <w:pPr>
        <w:pStyle w:val="Heading2"/>
      </w:pPr>
      <w:r>
        <w:t>A. How Search Engines Handle Similar Names</w:t>
      </w:r>
    </w:p>
    <w:p w14:paraId="5A82D41A" w14:textId="2D649629" w:rsidR="00817124" w:rsidRDefault="00815EC5">
      <w:pPr>
        <w:spacing w:after="160"/>
      </w:pPr>
      <w:r>
        <w:t xml:space="preserve">Brown's finding that DunhamLaw.com ranked </w:t>
      </w:r>
      <w:ins w:id="318" w:author="Pete Kennedy" w:date="2026-03-01T17:06:00Z" w16du:dateUtc="2026-03-01T23:06:00Z">
        <w:r w:rsidR="0053383F">
          <w:t xml:space="preserve">in organic search results on Google </w:t>
        </w:r>
      </w:ins>
      <w:r>
        <w:t>for queries like "</w:t>
      </w:r>
      <w:proofErr w:type="spellStart"/>
      <w:r>
        <w:t>dunnam</w:t>
      </w:r>
      <w:proofErr w:type="spellEnd"/>
      <w:r>
        <w:t xml:space="preserve"> &amp; </w:t>
      </w:r>
      <w:proofErr w:type="spellStart"/>
      <w:r>
        <w:t>dunnam</w:t>
      </w:r>
      <w:proofErr w:type="spellEnd"/>
      <w:r>
        <w:t xml:space="preserve">" is presented as evidence of </w:t>
      </w:r>
      <w:ins w:id="319" w:author="Pete Kennedy" w:date="2026-03-01T17:06:00Z" w16du:dateUtc="2026-03-01T23:06:00Z">
        <w:r w:rsidR="0053383F">
          <w:t>the Defendants’ violation of the 1998 Agreed Judgment</w:t>
        </w:r>
      </w:ins>
      <w:del w:id="320" w:author="Pete Kennedy" w:date="2026-03-01T17:06:00Z" w16du:dateUtc="2026-03-01T23:06:00Z">
        <w:r w:rsidDel="0053383F">
          <w:delText>wrongdoing</w:delText>
        </w:r>
      </w:del>
      <w:r>
        <w:t xml:space="preserve">. It is not. Search engines, including Google, routinely </w:t>
      </w:r>
      <w:ins w:id="321" w:author="Pete Kennedy" w:date="2026-03-01T17:07:00Z" w16du:dateUtc="2026-03-01T23:07:00Z">
        <w:r w:rsidR="0053383F">
          <w:t xml:space="preserve">produce organic </w:t>
        </w:r>
      </w:ins>
      <w:del w:id="322" w:author="Pete Kennedy" w:date="2026-03-01T17:07:00Z" w16du:dateUtc="2026-03-01T23:07:00Z">
        <w:r w:rsidDel="0053383F">
          <w:delText xml:space="preserve">surface </w:delText>
        </w:r>
      </w:del>
      <w:r>
        <w:t xml:space="preserve">results for approximate name matches, misspellings, and phonetically similar </w:t>
      </w:r>
      <w:ins w:id="323" w:author="Pete Kennedy" w:date="2026-03-01T17:07:00Z" w16du:dateUtc="2026-03-01T23:07:00Z">
        <w:r w:rsidR="0053383F">
          <w:t>word</w:t>
        </w:r>
      </w:ins>
      <w:del w:id="324" w:author="Pete Kennedy" w:date="2026-03-01T17:07:00Z" w16du:dateUtc="2026-03-01T23:07:00Z">
        <w:r w:rsidDel="0053383F">
          <w:delText>term</w:delText>
        </w:r>
      </w:del>
      <w:r>
        <w:t>s</w:t>
      </w:r>
      <w:r>
        <w:t xml:space="preserve">. When a user searches for "dunnam," Google may </w:t>
      </w:r>
      <w:del w:id="325" w:author="Pete Kennedy" w:date="2026-03-01T17:07:00Z" w16du:dateUtc="2026-03-01T23:07:00Z">
        <w:r w:rsidDel="0053383F">
          <w:delText xml:space="preserve">surface </w:delText>
        </w:r>
      </w:del>
      <w:ins w:id="326" w:author="Pete Kennedy" w:date="2026-03-01T17:07:00Z" w16du:dateUtc="2026-03-01T23:07:00Z">
        <w:r w:rsidR="0053383F">
          <w:t>show</w:t>
        </w:r>
        <w:r w:rsidR="0053383F">
          <w:t xml:space="preserve"> </w:t>
        </w:r>
      </w:ins>
      <w:r>
        <w:t xml:space="preserve">results </w:t>
      </w:r>
      <w:ins w:id="327" w:author="Pete Kennedy" w:date="2026-03-01T17:07:00Z" w16du:dateUtc="2026-03-01T23:07:00Z">
        <w:r w:rsidR="0053383F">
          <w:t xml:space="preserve">that include the word </w:t>
        </w:r>
      </w:ins>
      <w:del w:id="328" w:author="Pete Kennedy" w:date="2026-03-01T17:07:00Z" w16du:dateUtc="2026-03-01T23:07:00Z">
        <w:r w:rsidDel="0053383F">
          <w:delText xml:space="preserve">for </w:delText>
        </w:r>
      </w:del>
      <w:r>
        <w:t>"</w:t>
      </w:r>
      <w:proofErr w:type="spellStart"/>
      <w:r>
        <w:t>dunham</w:t>
      </w:r>
      <w:proofErr w:type="spellEnd"/>
      <w:r>
        <w:t xml:space="preserve">" because </w:t>
      </w:r>
      <w:ins w:id="329" w:author="Pete Kennedy" w:date="2026-03-01T17:07:00Z" w16du:dateUtc="2026-03-01T23:07:00Z">
        <w:r w:rsidR="0053383F">
          <w:t xml:space="preserve">Google’s </w:t>
        </w:r>
      </w:ins>
      <w:del w:id="330" w:author="Pete Kennedy" w:date="2026-03-01T17:07:00Z" w16du:dateUtc="2026-03-01T23:07:00Z">
        <w:r w:rsidDel="0053383F">
          <w:delText xml:space="preserve">the </w:delText>
        </w:r>
      </w:del>
      <w:r>
        <w:t xml:space="preserve">algorithm recognizes the names as similar. This is </w:t>
      </w:r>
      <w:proofErr w:type="gramStart"/>
      <w:r>
        <w:t>core</w:t>
      </w:r>
      <w:proofErr w:type="gramEnd"/>
      <w:r>
        <w:t xml:space="preserve"> algorithmic behavior that neither </w:t>
      </w:r>
      <w:ins w:id="331" w:author="Pete Kennedy" w:date="2026-03-01T17:07:00Z" w16du:dateUtc="2026-03-01T23:07:00Z">
        <w:r w:rsidR="0053383F">
          <w:t xml:space="preserve">Defendants nor </w:t>
        </w:r>
      </w:ins>
      <w:ins w:id="332" w:author="Pete Kennedy" w:date="2026-03-01T17:08:00Z" w16du:dateUtc="2026-03-01T23:08:00Z">
        <w:r w:rsidR="0053383F">
          <w:t>Plaintiff</w:t>
        </w:r>
      </w:ins>
      <w:del w:id="333" w:author="Pete Kennedy" w:date="2026-03-01T17:08:00Z" w16du:dateUtc="2026-03-01T23:08:00Z">
        <w:r w:rsidDel="0053383F">
          <w:delText>party</w:delText>
        </w:r>
      </w:del>
      <w:r>
        <w:t xml:space="preserve"> controls.</w:t>
      </w:r>
    </w:p>
    <w:p w14:paraId="680FBFD6" w14:textId="647D7F1E" w:rsidR="00817124" w:rsidRDefault="00815EC5">
      <w:pPr>
        <w:spacing w:after="160"/>
      </w:pPr>
      <w:r>
        <w:t xml:space="preserve">The closest Defendants could come to influencing </w:t>
      </w:r>
      <w:ins w:id="334" w:author="Pete Kennedy" w:date="2026-03-01T17:08:00Z" w16du:dateUtc="2026-03-01T23:08:00Z">
        <w:r w:rsidR="0053383F">
          <w:t xml:space="preserve">organic search results and </w:t>
        </w:r>
      </w:ins>
      <w:r>
        <w:t xml:space="preserve">rankings for </w:t>
      </w:r>
      <w:del w:id="335" w:author="Pete Kennedy" w:date="2026-03-01T17:08:00Z" w16du:dateUtc="2026-03-01T23:08:00Z">
        <w:r w:rsidDel="0053383F">
          <w:delText xml:space="preserve">the </w:delText>
        </w:r>
      </w:del>
      <w:r>
        <w:t xml:space="preserve">"Dunnam &amp; Dunnam" </w:t>
      </w:r>
      <w:del w:id="336" w:author="Pete Kennedy" w:date="2026-03-01T17:08:00Z" w16du:dateUtc="2026-03-01T23:08:00Z">
        <w:r w:rsidDel="0053383F">
          <w:delText xml:space="preserve">brand </w:delText>
        </w:r>
      </w:del>
      <w:r>
        <w:t xml:space="preserve">would be to include that name in their website content, metadata, or link structure. </w:t>
      </w:r>
      <w:ins w:id="337" w:author="Pete Kennedy" w:date="2026-03-01T17:08:00Z" w16du:dateUtc="2026-03-01T23:08:00Z">
        <w:r w:rsidR="0053383F">
          <w:t xml:space="preserve"> As noted, </w:t>
        </w:r>
      </w:ins>
      <w:ins w:id="338" w:author="Pete Kennedy" w:date="2026-03-01T17:09:00Z" w16du:dateUtc="2026-03-01T23:09:00Z">
        <w:r w:rsidR="0053383F">
          <w:t xml:space="preserve">if Defendants were doing this, it could easily be found.  </w:t>
        </w:r>
      </w:ins>
      <w:del w:id="339" w:author="Pete Kennedy" w:date="2026-03-01T17:09:00Z" w16du:dateUtc="2026-03-01T23:09:00Z">
        <w:r w:rsidDel="0053383F">
          <w:delText xml:space="preserve">This has never been the case. </w:delText>
        </w:r>
      </w:del>
      <w:commentRangeStart w:id="340"/>
      <w:r>
        <w:t xml:space="preserve">This can be verified by anyone through a simple site:dunhamlaw.com "dunnam" search, which would reveal any </w:t>
      </w:r>
      <w:ins w:id="341" w:author="Pete Kennedy" w:date="2026-03-01T17:10:00Z" w16du:dateUtc="2026-03-01T23:10:00Z">
        <w:r w:rsidR="00906B7E">
          <w:t xml:space="preserve">use of the word </w:t>
        </w:r>
      </w:ins>
      <w:del w:id="342" w:author="Pete Kennedy" w:date="2026-03-01T17:10:00Z" w16du:dateUtc="2026-03-01T23:10:00Z">
        <w:r w:rsidDel="00906B7E">
          <w:delText xml:space="preserve">instance of the </w:delText>
        </w:r>
      </w:del>
      <w:r>
        <w:t xml:space="preserve">Dunnam </w:t>
      </w:r>
      <w:del w:id="343" w:author="Pete Kennedy" w:date="2026-03-01T17:10:00Z" w16du:dateUtc="2026-03-01T23:10:00Z">
        <w:r w:rsidDel="00906B7E">
          <w:delText xml:space="preserve">brand appearing </w:delText>
        </w:r>
      </w:del>
      <w:r>
        <w:t xml:space="preserve">on </w:t>
      </w:r>
      <w:ins w:id="344" w:author="Pete Kennedy" w:date="2026-03-01T17:10:00Z" w16du:dateUtc="2026-03-01T23:10:00Z">
        <w:r w:rsidR="00906B7E">
          <w:t xml:space="preserve">any webpage on that </w:t>
        </w:r>
      </w:ins>
      <w:del w:id="345" w:author="Pete Kennedy" w:date="2026-03-01T17:10:00Z" w16du:dateUtc="2026-03-01T23:10:00Z">
        <w:r w:rsidDel="00906B7E">
          <w:delText xml:space="preserve">Defendants’ </w:delText>
        </w:r>
      </w:del>
      <w:r>
        <w:t xml:space="preserve">domain. </w:t>
      </w:r>
      <w:commentRangeEnd w:id="340"/>
      <w:r w:rsidR="00906B7E">
        <w:rPr>
          <w:rStyle w:val="CommentReference"/>
        </w:rPr>
        <w:commentReference w:id="340"/>
      </w:r>
      <w:ins w:id="346" w:author="Pete Kennedy" w:date="2026-03-01T17:10:00Z" w16du:dateUtc="2026-03-01T23:10:00Z">
        <w:r w:rsidR="00906B7E">
          <w:t>Brown does not claim that she did such a search and she presents no evidence of such usage</w:t>
        </w:r>
      </w:ins>
      <w:del w:id="347" w:author="Pete Kennedy" w:date="2026-03-01T17:10:00Z" w16du:dateUtc="2026-03-01T23:10:00Z">
        <w:r w:rsidDel="00906B7E">
          <w:delText>No such evidence has been presented because none e</w:delText>
        </w:r>
      </w:del>
      <w:del w:id="348" w:author="Pete Kennedy" w:date="2026-03-01T17:11:00Z" w16du:dateUtc="2026-03-01T23:11:00Z">
        <w:r w:rsidDel="00906B7E">
          <w:delText>xists</w:delText>
        </w:r>
      </w:del>
      <w:r>
        <w:t>.</w:t>
      </w:r>
    </w:p>
    <w:p w14:paraId="3F3F5F24" w14:textId="77777777" w:rsidR="00817124" w:rsidRDefault="00815EC5">
      <w:pPr>
        <w:pStyle w:val="Heading2"/>
      </w:pPr>
      <w:r>
        <w:t>B. Neither Party Controls Google’s Algorithm</w:t>
      </w:r>
    </w:p>
    <w:p w14:paraId="7D31BF37" w14:textId="108B907A" w:rsidR="00817124" w:rsidRDefault="00815EC5">
      <w:pPr>
        <w:spacing w:after="160"/>
      </w:pPr>
      <w:del w:id="349" w:author="Pete Kennedy" w:date="2026-03-01T17:11:00Z" w16du:dateUtc="2026-03-01T23:11:00Z">
        <w:r w:rsidDel="00906B7E">
          <w:delText>It is a fundamental reality of modern search that no</w:delText>
        </w:r>
      </w:del>
      <w:ins w:id="350" w:author="Pete Kennedy" w:date="2026-03-01T17:11:00Z" w16du:dateUtc="2026-03-01T23:11:00Z">
        <w:r w:rsidR="00906B7E">
          <w:t>No</w:t>
        </w:r>
      </w:ins>
      <w:r>
        <w:t xml:space="preserve"> website operator controls how Google ranks their site for queries they have not specifically targeted</w:t>
      </w:r>
      <w:ins w:id="351" w:author="Pete Kennedy" w:date="2026-03-01T17:12:00Z" w16du:dateUtc="2026-03-01T23:12:00Z">
        <w:r w:rsidR="00906B7E">
          <w:t xml:space="preserve"> by purchasing a keyword</w:t>
        </w:r>
      </w:ins>
      <w:r>
        <w:t xml:space="preserve">. Google’s ranking algorithm considers hundreds of factors, including domain name similarity, geographic proximity, </w:t>
      </w:r>
      <w:commentRangeStart w:id="352"/>
      <w:r>
        <w:t>practice area overlap</w:t>
      </w:r>
      <w:commentRangeEnd w:id="352"/>
      <w:r w:rsidR="00A05C82">
        <w:rPr>
          <w:rStyle w:val="CommentReference"/>
        </w:rPr>
        <w:commentReference w:id="352"/>
      </w:r>
      <w:r>
        <w:t xml:space="preserve">, and user behavior signals. </w:t>
      </w:r>
      <w:ins w:id="353" w:author="Pete Kennedy" w:date="2026-03-01T17:13:00Z" w16du:dateUtc="2026-03-01T23:13:00Z">
        <w:r w:rsidR="00A05C82">
          <w:t xml:space="preserve">It is </w:t>
        </w:r>
      </w:ins>
      <w:ins w:id="354" w:author="Pete Kennedy" w:date="2026-03-01T17:14:00Z" w16du:dateUtc="2026-03-01T23:14:00Z">
        <w:r w:rsidR="00A05C82">
          <w:t>entirely expected</w:t>
        </w:r>
      </w:ins>
      <w:ins w:id="355" w:author="Pete Kennedy" w:date="2026-03-01T17:13:00Z" w16du:dateUtc="2026-03-01T23:13:00Z">
        <w:r w:rsidR="00A05C82">
          <w:t xml:space="preserve"> that </w:t>
        </w:r>
      </w:ins>
      <w:del w:id="356" w:author="Pete Kennedy" w:date="2026-03-01T17:13:00Z" w16du:dateUtc="2026-03-01T23:13:00Z">
        <w:r w:rsidDel="00A05C82">
          <w:delText xml:space="preserve">That </w:delText>
        </w:r>
      </w:del>
      <w:r>
        <w:t xml:space="preserve">two law firms with </w:t>
      </w:r>
      <w:ins w:id="357" w:author="Pete Kennedy" w:date="2026-03-01T17:13:00Z" w16du:dateUtc="2026-03-01T23:13:00Z">
        <w:r w:rsidR="00A05C82">
          <w:t>similar sounding initial surnames</w:t>
        </w:r>
      </w:ins>
      <w:del w:id="358" w:author="Pete Kennedy" w:date="2026-03-01T17:13:00Z" w16du:dateUtc="2026-03-01T23:13:00Z">
        <w:r w:rsidDel="00A05C82">
          <w:delText>near-identical surnames</w:delText>
        </w:r>
      </w:del>
      <w:r>
        <w:t xml:space="preserve">, operating in overlapping geographic markets </w:t>
      </w:r>
      <w:del w:id="359" w:author="Pete Kennedy" w:date="2026-03-01T17:13:00Z" w16du:dateUtc="2026-03-01T23:13:00Z">
        <w:r w:rsidDel="00A05C82">
          <w:delText xml:space="preserve">and the </w:delText>
        </w:r>
      </w:del>
      <w:ins w:id="360" w:author="Pete Kennedy" w:date="2026-03-01T17:13:00Z" w16du:dateUtc="2026-03-01T23:13:00Z">
        <w:r w:rsidR="00A05C82">
          <w:t xml:space="preserve">with overlapping </w:t>
        </w:r>
      </w:ins>
      <w:del w:id="361" w:author="Pete Kennedy" w:date="2026-03-01T17:13:00Z" w16du:dateUtc="2026-03-01T23:13:00Z">
        <w:r w:rsidDel="00A05C82">
          <w:delText xml:space="preserve">same </w:delText>
        </w:r>
      </w:del>
      <w:r>
        <w:t>practice areas</w:t>
      </w:r>
      <w:del w:id="362" w:author="Pete Kennedy" w:date="2026-03-01T17:13:00Z" w16du:dateUtc="2026-03-01T23:13:00Z">
        <w:r w:rsidDel="00A05C82">
          <w:delText>,</w:delText>
        </w:r>
      </w:del>
      <w:r>
        <w:t xml:space="preserve"> would appear in each other’s </w:t>
      </w:r>
      <w:del w:id="363" w:author="Pete Kennedy" w:date="2026-03-01T17:14:00Z" w16du:dateUtc="2026-03-01T23:14:00Z">
        <w:r w:rsidDel="00A05C82">
          <w:delText xml:space="preserve">branded </w:delText>
        </w:r>
      </w:del>
      <w:ins w:id="364" w:author="Pete Kennedy" w:date="2026-03-01T17:14:00Z" w16du:dateUtc="2026-03-01T23:14:00Z">
        <w:r w:rsidR="00A05C82">
          <w:t>organic</w:t>
        </w:r>
        <w:r w:rsidR="00A05C82">
          <w:t xml:space="preserve"> </w:t>
        </w:r>
      </w:ins>
      <w:r>
        <w:t>search results</w:t>
      </w:r>
      <w:ins w:id="365" w:author="Pete Kennedy" w:date="2026-03-01T17:16:00Z" w16du:dateUtc="2026-03-01T23:16:00Z">
        <w:r w:rsidR="00141F77">
          <w:t xml:space="preserve">.  </w:t>
        </w:r>
      </w:ins>
      <w:ins w:id="366" w:author="Pete Kennedy" w:date="2026-03-01T17:17:00Z" w16du:dateUtc="2026-03-01T23:17:00Z">
        <w:r w:rsidR="00141F77">
          <w:t>[For instance, searching for “</w:t>
        </w:r>
        <w:proofErr w:type="spellStart"/>
        <w:r w:rsidR="00141F77">
          <w:t>dunham</w:t>
        </w:r>
        <w:proofErr w:type="spellEnd"/>
        <w:r w:rsidR="00141F77">
          <w:t xml:space="preserve"> austin lawyer” generates organic search results for </w:t>
        </w:r>
      </w:ins>
      <w:ins w:id="367" w:author="Pete Kennedy" w:date="2026-03-01T17:18:00Z" w16du:dateUtc="2026-03-01T23:18:00Z">
        <w:r w:rsidR="00141F77">
          <w:t xml:space="preserve">Dunham LLP and Dunham &amp; Jones.]  Such results do </w:t>
        </w:r>
      </w:ins>
      <w:del w:id="368" w:author="Pete Kennedy" w:date="2026-03-01T17:14:00Z" w16du:dateUtc="2026-03-01T23:14:00Z">
        <w:r w:rsidDel="00A05C82">
          <w:delText xml:space="preserve"> is entirely expected and </w:delText>
        </w:r>
      </w:del>
      <w:del w:id="369" w:author="Pete Kennedy" w:date="2026-03-01T17:18:00Z" w16du:dateUtc="2026-03-01T23:18:00Z">
        <w:r w:rsidDel="00141F77">
          <w:delText xml:space="preserve">does </w:delText>
        </w:r>
      </w:del>
      <w:r>
        <w:t xml:space="preserve">not </w:t>
      </w:r>
      <w:ins w:id="370" w:author="Pete Kennedy" w:date="2026-03-01T17:16:00Z" w16du:dateUtc="2026-03-01T23:16:00Z">
        <w:r w:rsidR="00141F77">
          <w:t xml:space="preserve">show </w:t>
        </w:r>
      </w:ins>
      <w:del w:id="371" w:author="Pete Kennedy" w:date="2026-03-01T17:16:00Z" w16du:dateUtc="2026-03-01T23:16:00Z">
        <w:r w:rsidDel="00141F77">
          <w:delText xml:space="preserve">indicate </w:delText>
        </w:r>
      </w:del>
      <w:r>
        <w:t>any manipulation by either party.</w:t>
      </w:r>
    </w:p>
    <w:p w14:paraId="7881AAB2" w14:textId="2BF66D69" w:rsidR="00817124" w:rsidRDefault="00815EC5">
      <w:pPr>
        <w:pStyle w:val="Heading2"/>
      </w:pPr>
      <w:r>
        <w:t xml:space="preserve">C. </w:t>
      </w:r>
      <w:del w:id="372" w:author="Pete Kennedy" w:date="2026-03-01T17:18:00Z" w16du:dateUtc="2026-03-01T23:18:00Z">
        <w:r w:rsidDel="00141F77">
          <w:delText xml:space="preserve">The </w:delText>
        </w:r>
      </w:del>
      <w:ins w:id="373" w:author="Pete Kennedy" w:date="2026-03-01T17:18:00Z" w16du:dateUtc="2026-03-01T23:18:00Z">
        <w:r w:rsidR="00141F77">
          <w:t>Brown’s</w:t>
        </w:r>
        <w:r w:rsidR="00141F77">
          <w:t xml:space="preserve"> </w:t>
        </w:r>
      </w:ins>
      <w:r>
        <w:t>“Algorithmic Ambiguity” Argument Is Without Merit</w:t>
      </w:r>
    </w:p>
    <w:p w14:paraId="1859EDB4" w14:textId="6E503F64" w:rsidR="00E61DE5" w:rsidRDefault="00815EC5">
      <w:pPr>
        <w:spacing w:after="160"/>
        <w:rPr>
          <w:ins w:id="374" w:author="Pete Kennedy" w:date="2026-03-01T17:18:00Z" w16du:dateUtc="2026-03-01T23:18:00Z"/>
        </w:rPr>
      </w:pPr>
      <w:r>
        <w:t xml:space="preserve">Brown introduces the concept of "algorithmic ambiguity" and describes a chatbot incident where "incorrect or conflicting contact information" was surfaced. </w:t>
      </w:r>
      <w:ins w:id="375" w:author="Pete Kennedy" w:date="2026-03-01T17:18:00Z" w16du:dateUtc="2026-03-01T23:18:00Z">
        <w:r w:rsidR="00E61DE5">
          <w:t xml:space="preserve"> She doe</w:t>
        </w:r>
      </w:ins>
      <w:ins w:id="376" w:author="Pete Kennedy" w:date="2026-03-01T17:19:00Z" w16du:dateUtc="2026-03-01T23:19:00Z">
        <w:r w:rsidR="00E61DE5">
          <w:t xml:space="preserve">s not </w:t>
        </w:r>
      </w:ins>
      <w:ins w:id="377" w:author="Pete Kennedy" w:date="2026-03-01T17:20:00Z" w16du:dateUtc="2026-03-01T23:20:00Z">
        <w:r w:rsidR="00E61DE5">
          <w:t>identify what chatbot she is referring to,</w:t>
        </w:r>
      </w:ins>
      <w:ins w:id="378" w:author="Pete Kennedy" w:date="2026-03-01T17:21:00Z" w16du:dateUtc="2026-03-01T23:21:00Z">
        <w:r w:rsidR="00E61DE5">
          <w:t xml:space="preserve"> does not describe or produce </w:t>
        </w:r>
      </w:ins>
      <w:ins w:id="379" w:author="Pete Kennedy" w:date="2026-03-01T17:19:00Z" w16du:dateUtc="2026-03-01T23:19:00Z">
        <w:r w:rsidR="00E61DE5">
          <w:t>her chatbot</w:t>
        </w:r>
      </w:ins>
      <w:ins w:id="380" w:author="Pete Kennedy" w:date="2026-03-01T17:20:00Z" w16du:dateUtc="2026-03-01T23:20:00Z">
        <w:r w:rsidR="00E61DE5">
          <w:t xml:space="preserve"> session</w:t>
        </w:r>
      </w:ins>
      <w:ins w:id="381" w:author="Pete Kennedy" w:date="2026-03-01T17:21:00Z" w16du:dateUtc="2026-03-01T23:21:00Z">
        <w:r w:rsidR="00E61DE5">
          <w:t xml:space="preserve">, nor does she </w:t>
        </w:r>
      </w:ins>
      <w:ins w:id="382" w:author="Pete Kennedy" w:date="2026-03-01T17:20:00Z" w16du:dateUtc="2026-03-01T23:20:00Z">
        <w:r w:rsidR="00E61DE5">
          <w:t xml:space="preserve">identify what the </w:t>
        </w:r>
      </w:ins>
      <w:ins w:id="383" w:author="Pete Kennedy" w:date="2026-03-01T17:21:00Z" w16du:dateUtc="2026-03-01T23:21:00Z">
        <w:r w:rsidR="00E61DE5">
          <w:t xml:space="preserve">purportedly </w:t>
        </w:r>
      </w:ins>
      <w:ins w:id="384" w:author="Pete Kennedy" w:date="2026-03-01T17:20:00Z" w16du:dateUtc="2026-03-01T23:20:00Z">
        <w:r w:rsidR="00E61DE5">
          <w:t xml:space="preserve">faulty </w:t>
        </w:r>
      </w:ins>
      <w:ins w:id="385" w:author="Pete Kennedy" w:date="2026-03-01T17:19:00Z" w16du:dateUtc="2026-03-01T23:19:00Z">
        <w:r w:rsidR="00E61DE5">
          <w:t xml:space="preserve">information was, so it is impossible to verify or replicate her claim.  </w:t>
        </w:r>
      </w:ins>
    </w:p>
    <w:p w14:paraId="217E6979" w14:textId="4B0A5E51" w:rsidR="00817124" w:rsidRDefault="00E61DE5">
      <w:pPr>
        <w:spacing w:after="160"/>
      </w:pPr>
      <w:ins w:id="386" w:author="Pete Kennedy" w:date="2026-03-01T17:21:00Z" w16du:dateUtc="2026-03-01T23:21:00Z">
        <w:r>
          <w:t xml:space="preserve">In any case, Brown </w:t>
        </w:r>
      </w:ins>
      <w:del w:id="387" w:author="Pete Kennedy" w:date="2026-03-01T17:21:00Z" w16du:dateUtc="2026-03-01T23:21:00Z">
        <w:r w:rsidR="00815EC5" w:rsidDel="00E61DE5">
          <w:delText xml:space="preserve">She </w:delText>
        </w:r>
      </w:del>
      <w:r w:rsidR="00815EC5">
        <w:t xml:space="preserve">admits this was "not consistently reproducible" and is "not relied upon as a standalone finding." This admission effectively concedes </w:t>
      </w:r>
      <w:ins w:id="388" w:author="Pete Kennedy" w:date="2026-03-01T17:20:00Z" w16du:dateUtc="2026-03-01T23:20:00Z">
        <w:r>
          <w:t xml:space="preserve">her purported </w:t>
        </w:r>
      </w:ins>
      <w:del w:id="389" w:author="Pete Kennedy" w:date="2026-03-01T17:20:00Z" w16du:dateUtc="2026-03-01T23:20:00Z">
        <w:r w:rsidR="00815EC5" w:rsidDel="00E61DE5">
          <w:delText xml:space="preserve">the </w:delText>
        </w:r>
      </w:del>
      <w:r w:rsidR="00815EC5">
        <w:t xml:space="preserve">finding has no </w:t>
      </w:r>
      <w:ins w:id="390" w:author="Pete Kennedy" w:date="2026-03-01T17:20:00Z" w16du:dateUtc="2026-03-01T23:20:00Z">
        <w:r>
          <w:t>explanatory</w:t>
        </w:r>
      </w:ins>
      <w:del w:id="391" w:author="Pete Kennedy" w:date="2026-03-01T17:20:00Z" w16du:dateUtc="2026-03-01T23:20:00Z">
        <w:r w:rsidR="00815EC5" w:rsidDel="00E61DE5">
          <w:delText>evidentiary</w:delText>
        </w:r>
      </w:del>
      <w:r w:rsidR="00815EC5">
        <w:t xml:space="preserve"> value. Defendants do not control third-party AI chatbot behavior, and isolated, non-reproducible algorithmic outputs are not evidence of </w:t>
      </w:r>
      <w:ins w:id="392" w:author="Pete Kennedy" w:date="2026-03-01T17:21:00Z" w16du:dateUtc="2026-03-01T23:21:00Z">
        <w:r w:rsidR="00EA35C5">
          <w:t xml:space="preserve">a </w:t>
        </w:r>
      </w:ins>
      <w:ins w:id="393" w:author="Pete Kennedy" w:date="2026-03-01T17:22:00Z" w16du:dateUtc="2026-03-01T23:22:00Z">
        <w:r w:rsidR="00EA35C5">
          <w:t xml:space="preserve">violation of the 1998 Agreed Judgment by Defendants, which is limited to restricting their use of certain names in advertisements, not the output of </w:t>
        </w:r>
      </w:ins>
      <w:ins w:id="394" w:author="Pete Kennedy" w:date="2026-03-01T17:23:00Z" w16du:dateUtc="2026-03-01T23:23:00Z">
        <w:r w:rsidR="00EA35C5">
          <w:t xml:space="preserve">AI </w:t>
        </w:r>
      </w:ins>
      <w:ins w:id="395" w:author="Pete Kennedy" w:date="2026-03-01T17:22:00Z" w16du:dateUtc="2026-03-01T23:22:00Z">
        <w:r w:rsidR="00EA35C5">
          <w:t>chatbot</w:t>
        </w:r>
      </w:ins>
      <w:ins w:id="396" w:author="Pete Kennedy" w:date="2026-03-01T17:23:00Z" w16du:dateUtc="2026-03-01T23:23:00Z">
        <w:r w:rsidR="00EA35C5">
          <w:t>s</w:t>
        </w:r>
      </w:ins>
      <w:del w:id="397" w:author="Pete Kennedy" w:date="2026-03-01T17:22:00Z" w16du:dateUtc="2026-03-01T23:22:00Z">
        <w:r w:rsidR="00815EC5" w:rsidDel="00EA35C5">
          <w:delText>misconduct</w:delText>
        </w:r>
      </w:del>
      <w:r w:rsidR="00815EC5">
        <w:t>.</w:t>
      </w:r>
    </w:p>
    <w:p w14:paraId="09A115B6" w14:textId="5C34908A" w:rsidR="00817124" w:rsidRDefault="00815EC5">
      <w:pPr>
        <w:pStyle w:val="Heading1"/>
      </w:pPr>
      <w:r>
        <w:t xml:space="preserve">VII. Defendants Have Taken Proactive Steps Beyond the </w:t>
      </w:r>
      <w:ins w:id="398" w:author="Pete Kennedy" w:date="2026-03-01T17:23:00Z" w16du:dateUtc="2026-03-01T23:23:00Z">
        <w:r w:rsidR="00EA35C5">
          <w:t xml:space="preserve">1998 Agreed </w:t>
        </w:r>
      </w:ins>
      <w:r>
        <w:t>Judgment’s Requirements</w:t>
      </w:r>
    </w:p>
    <w:p w14:paraId="03CA96ED" w14:textId="10D4FB46" w:rsidR="00817124" w:rsidRDefault="00815EC5">
      <w:pPr>
        <w:spacing w:after="160"/>
      </w:pPr>
      <w:r>
        <w:t xml:space="preserve">Brown’s report fails to </w:t>
      </w:r>
      <w:ins w:id="399" w:author="Pete Kennedy" w:date="2026-03-01T17:23:00Z" w16du:dateUtc="2026-03-01T23:23:00Z">
        <w:r w:rsidR="00EA35C5">
          <w:t xml:space="preserve">acknowledge, identify, or </w:t>
        </w:r>
      </w:ins>
      <w:r>
        <w:t xml:space="preserve">give </w:t>
      </w:r>
      <w:del w:id="400" w:author="Pete Kennedy" w:date="2026-03-01T17:23:00Z" w16du:dateUtc="2026-03-01T23:23:00Z">
        <w:r w:rsidDel="00EA35C5">
          <w:delText xml:space="preserve">adequate </w:delText>
        </w:r>
      </w:del>
      <w:r>
        <w:t xml:space="preserve">weight to </w:t>
      </w:r>
      <w:ins w:id="401" w:author="Pete Kennedy" w:date="2026-03-01T17:23:00Z" w16du:dateUtc="2026-03-01T23:23:00Z">
        <w:r w:rsidR="00EA35C5">
          <w:t xml:space="preserve">the </w:t>
        </w:r>
      </w:ins>
      <w:del w:id="402" w:author="Pete Kennedy" w:date="2026-03-01T17:23:00Z" w16du:dateUtc="2026-03-01T23:23:00Z">
        <w:r w:rsidDel="00EA35C5">
          <w:delText xml:space="preserve">a significant </w:delText>
        </w:r>
      </w:del>
      <w:r>
        <w:t>fact</w:t>
      </w:r>
      <w:ins w:id="403" w:author="Pete Kennedy" w:date="2026-03-01T17:23:00Z" w16du:dateUtc="2026-03-01T23:23:00Z">
        <w:r w:rsidR="00EA35C5">
          <w:t xml:space="preserve"> that</w:t>
        </w:r>
      </w:ins>
      <w:del w:id="404" w:author="Pete Kennedy" w:date="2026-03-01T17:23:00Z" w16du:dateUtc="2026-03-01T23:23:00Z">
        <w:r w:rsidDel="00EA35C5">
          <w:delText>:</w:delText>
        </w:r>
      </w:del>
      <w:r>
        <w:t xml:space="preserve"> Defendants voluntarily redirect their primary domain DunhamLaw.com to DunhamJones.com for users located in the restricted counties</w:t>
      </w:r>
      <w:ins w:id="405" w:author="Pete Kennedy" w:date="2026-03-01T17:23:00Z" w16du:dateUtc="2026-03-01T23:23:00Z">
        <w:r w:rsidR="00EA35C5">
          <w:t xml:space="preserve"> and for website content that advertis</w:t>
        </w:r>
      </w:ins>
      <w:ins w:id="406" w:author="Pete Kennedy" w:date="2026-03-01T17:24:00Z" w16du:dateUtc="2026-03-01T23:24:00Z">
        <w:r w:rsidR="00EA35C5">
          <w:t>es lawyers in the restricted counties or that refer to the restricted counties by name</w:t>
        </w:r>
      </w:ins>
      <w:r>
        <w:t>.</w:t>
      </w:r>
    </w:p>
    <w:p w14:paraId="0E0CB13B" w14:textId="199EA33A" w:rsidR="00817124" w:rsidRDefault="00815EC5">
      <w:pPr>
        <w:spacing w:after="160"/>
      </w:pPr>
      <w:r>
        <w:t>This is an extraordinary measure. Defendants operate a successful law practice with a 20+ year established domain. No provision of the 1998 Judgment requires them to redirect their primary domain for any geographic subset of users</w:t>
      </w:r>
      <w:ins w:id="407" w:author="Pete Kennedy" w:date="2026-03-01T17:24:00Z" w16du:dateUtc="2026-03-01T23:24:00Z">
        <w:r w:rsidR="00EA35C5">
          <w:t xml:space="preserve"> or content</w:t>
        </w:r>
      </w:ins>
      <w:r>
        <w:t xml:space="preserve">. That they have chosen to do so—at the cost of diminished brand </w:t>
      </w:r>
      <w:r>
        <w:lastRenderedPageBreak/>
        <w:t xml:space="preserve">consistency and potential user confusion—demonstrates a good-faith commitment to compliance that goes well beyond the </w:t>
      </w:r>
      <w:ins w:id="408" w:author="Pete Kennedy" w:date="2026-03-01T17:24:00Z" w16du:dateUtc="2026-03-01T23:24:00Z">
        <w:r w:rsidR="00A24A8E">
          <w:t xml:space="preserve">Agreed </w:t>
        </w:r>
      </w:ins>
      <w:r>
        <w:t>Judgment’s requirements.</w:t>
      </w:r>
    </w:p>
    <w:p w14:paraId="17F7E194" w14:textId="05B331CD" w:rsidR="00817124" w:rsidRDefault="00815EC5">
      <w:pPr>
        <w:spacing w:after="160"/>
      </w:pPr>
      <w:r>
        <w:t>In my professional experience</w:t>
      </w:r>
      <w:ins w:id="409" w:author="Pete Kennedy" w:date="2026-03-01T17:24:00Z" w16du:dateUtc="2026-03-01T23:24:00Z">
        <w:r w:rsidR="00A24A8E">
          <w:t>,</w:t>
        </w:r>
      </w:ins>
      <w:r>
        <w:t xml:space="preserve"> managing enterprise-level web properties, geographic domain redirection is a technically sophisticated </w:t>
      </w:r>
      <w:del w:id="410" w:author="Pete Kennedy" w:date="2026-03-01T17:25:00Z" w16du:dateUtc="2026-03-01T23:25:00Z">
        <w:r w:rsidDel="00A24A8E">
          <w:delText xml:space="preserve">solution </w:delText>
        </w:r>
      </w:del>
      <w:ins w:id="411" w:author="Pete Kennedy" w:date="2026-03-01T17:25:00Z" w16du:dateUtc="2026-03-01T23:25:00Z">
        <w:r w:rsidR="00A24A8E">
          <w:t>practice</w:t>
        </w:r>
        <w:r w:rsidR="00A24A8E">
          <w:t xml:space="preserve"> </w:t>
        </w:r>
      </w:ins>
      <w:r>
        <w:t>that requires ongoing maintenance and investment. It is the opposite of the "selective implementation choices" that Brown alleges</w:t>
      </w:r>
      <w:ins w:id="412" w:author="Pete Kennedy" w:date="2026-03-01T17:25:00Z" w16du:dateUtc="2026-03-01T23:25:00Z">
        <w:r w:rsidR="00A24A8E">
          <w:t xml:space="preserve"> but fails to describe or identify in her report</w:t>
        </w:r>
      </w:ins>
      <w:r>
        <w:t>.</w:t>
      </w:r>
    </w:p>
    <w:p w14:paraId="1B95A6A3" w14:textId="77777777" w:rsidR="00817124" w:rsidRDefault="00815EC5">
      <w:r>
        <w:br w:type="page"/>
      </w:r>
    </w:p>
    <w:p w14:paraId="572673B6" w14:textId="77777777" w:rsidR="00817124" w:rsidRDefault="00815EC5">
      <w:pPr>
        <w:pStyle w:val="Heading1"/>
      </w:pPr>
      <w:r>
        <w:lastRenderedPageBreak/>
        <w:t>VIII. Brown’s Corrective Advertising Estimates Are Unsupported and Inflated</w:t>
      </w:r>
    </w:p>
    <w:p w14:paraId="7931E54E" w14:textId="77777777" w:rsidR="00817124" w:rsidRDefault="00815EC5">
      <w:pPr>
        <w:pStyle w:val="Heading2"/>
      </w:pPr>
      <w:r>
        <w:t>A. No Methodology or Basis Provided</w:t>
      </w:r>
    </w:p>
    <w:p w14:paraId="0A36D986" w14:textId="6FFC4E38" w:rsidR="00817124" w:rsidRDefault="00815EC5">
      <w:pPr>
        <w:spacing w:after="160"/>
      </w:pPr>
      <w:r>
        <w:t xml:space="preserve">Brown proposes annual corrective advertising costs of $65,000 to $120,000 per year for an unspecified multi-year period, without citing any methodology, market data, rate cards, comparable cases, or industry benchmarks. </w:t>
      </w:r>
      <w:del w:id="413" w:author="Pete Kennedy" w:date="2026-03-01T17:25:00Z" w16du:dateUtc="2026-03-01T23:25:00Z">
        <w:r w:rsidDel="00A24A8E">
          <w:delText xml:space="preserve">The </w:delText>
        </w:r>
      </w:del>
      <w:ins w:id="414" w:author="Pete Kennedy" w:date="2026-03-01T17:25:00Z" w16du:dateUtc="2026-03-01T23:25:00Z">
        <w:r w:rsidR="00A24A8E">
          <w:t>Her</w:t>
        </w:r>
        <w:r w:rsidR="00A24A8E">
          <w:t xml:space="preserve"> </w:t>
        </w:r>
      </w:ins>
      <w:r>
        <w:t xml:space="preserve">figures appear to be </w:t>
      </w:r>
      <w:ins w:id="415" w:author="Pete Kennedy" w:date="2026-03-01T17:25:00Z" w16du:dateUtc="2026-03-01T23:25:00Z">
        <w:r w:rsidR="00A24A8E">
          <w:t xml:space="preserve">wholly </w:t>
        </w:r>
      </w:ins>
      <w:r>
        <w:t>arbitrary.</w:t>
      </w:r>
    </w:p>
    <w:p w14:paraId="7543AAA4" w14:textId="77777777" w:rsidR="00817124" w:rsidRDefault="00815EC5">
      <w:pPr>
        <w:pStyle w:val="Heading2"/>
      </w:pPr>
      <w:r>
        <w:t>B. Disproportionate to the Market</w:t>
      </w:r>
    </w:p>
    <w:p w14:paraId="3FF641ED" w14:textId="0F0A559C" w:rsidR="00817124" w:rsidRDefault="00815EC5">
      <w:pPr>
        <w:spacing w:after="160"/>
      </w:pPr>
      <w:commentRangeStart w:id="416"/>
      <w:r>
        <w:t>Waco, Texas (McLe</w:t>
      </w:r>
      <w:r>
        <w:t>n</w:t>
      </w:r>
      <w:r>
        <w:t xml:space="preserve">nan County) is a regional market with a metropolitan population of approximately 270,000. </w:t>
      </w:r>
      <w:commentRangeEnd w:id="416"/>
      <w:r w:rsidR="00A24A8E">
        <w:rPr>
          <w:rStyle w:val="CommentReference"/>
        </w:rPr>
        <w:commentReference w:id="416"/>
      </w:r>
      <w:ins w:id="417" w:author="Pete Kennedy" w:date="2026-03-01T17:27:00Z" w16du:dateUtc="2026-03-01T23:27:00Z">
        <w:r w:rsidR="00A11CDE">
          <w:t>Based on my [x] year</w:t>
        </w:r>
      </w:ins>
      <w:ins w:id="418" w:author="Pete Kennedy" w:date="2026-03-01T17:28:00Z" w16du:dateUtc="2026-03-01T23:28:00Z">
        <w:r w:rsidR="00A11CDE">
          <w:t xml:space="preserve"> experience in purchasing online advertisements, t</w:t>
        </w:r>
      </w:ins>
      <w:del w:id="419" w:author="Pete Kennedy" w:date="2026-03-01T17:28:00Z" w16du:dateUtc="2026-03-01T23:28:00Z">
        <w:r w:rsidDel="00A11CDE">
          <w:delText>T</w:delText>
        </w:r>
      </w:del>
      <w:r>
        <w:t xml:space="preserve">he proposed "paid search corrective ads" budget of $25,000–$50,000 per year is orders of magnitude beyond what would be required for a legitimate search clarification campaign in a market of this size. </w:t>
      </w:r>
      <w:commentRangeStart w:id="420"/>
      <w:r>
        <w:t>For context, $50,000 in annual Google Ads spend in a regional legal market would purchase an extraordinarily dominant advertising presence—far beyond any reasonable "corrective" purpose.</w:t>
      </w:r>
      <w:commentRangeEnd w:id="420"/>
      <w:r w:rsidR="00A11CDE">
        <w:rPr>
          <w:rStyle w:val="CommentReference"/>
        </w:rPr>
        <w:commentReference w:id="420"/>
      </w:r>
    </w:p>
    <w:p w14:paraId="654BEDBF" w14:textId="77777777" w:rsidR="00817124" w:rsidRDefault="00815EC5">
      <w:pPr>
        <w:pStyle w:val="Heading2"/>
      </w:pPr>
      <w:r>
        <w:t>C. Self-Serving Monitoring Fees</w:t>
      </w:r>
    </w:p>
    <w:p w14:paraId="2723DD2E" w14:textId="21AECDAA" w:rsidR="00A11CDE" w:rsidRDefault="00815EC5">
      <w:pPr>
        <w:spacing w:after="160"/>
        <w:rPr>
          <w:ins w:id="421" w:author="Pete Kennedy" w:date="2026-03-01T17:29:00Z" w16du:dateUtc="2026-03-01T23:29:00Z"/>
        </w:rPr>
      </w:pPr>
      <w:r>
        <w:t xml:space="preserve">Brown proposes $12,000–$20,000 per year for “ongoing monitoring and enforcement.” </w:t>
      </w:r>
      <w:ins w:id="422" w:author="Pete Kennedy" w:date="2026-03-01T17:29:00Z" w16du:dateUtc="2026-03-01T23:29:00Z">
        <w:r w:rsidR="00A11CDE">
          <w:t xml:space="preserve">Given that Brown has identified no violations of the 1998 Agreed </w:t>
        </w:r>
      </w:ins>
      <w:ins w:id="423" w:author="Pete Kennedy" w:date="2026-03-01T17:31:00Z" w16du:dateUtc="2026-03-01T23:31:00Z">
        <w:r w:rsidR="00CA4AD6">
          <w:t>Judgment</w:t>
        </w:r>
      </w:ins>
      <w:ins w:id="424" w:author="Pete Kennedy" w:date="2026-03-01T17:29:00Z" w16du:dateUtc="2026-03-01T23:29:00Z">
        <w:r w:rsidR="00A11CDE">
          <w:t xml:space="preserve">, she has </w:t>
        </w:r>
      </w:ins>
      <w:ins w:id="425" w:author="Pete Kennedy" w:date="2026-03-01T17:31:00Z" w16du:dateUtc="2026-03-01T23:31:00Z">
        <w:r w:rsidR="00CA4AD6">
          <w:t>identified</w:t>
        </w:r>
      </w:ins>
      <w:ins w:id="426" w:author="Pete Kennedy" w:date="2026-03-01T17:29:00Z" w16du:dateUtc="2026-03-01T23:29:00Z">
        <w:r w:rsidR="00A11CDE">
          <w:t xml:space="preserve"> no reason for “ongoing monitoring and enforcement.”  </w:t>
        </w:r>
      </w:ins>
    </w:p>
    <w:p w14:paraId="2CECB19F" w14:textId="7CE5D05C" w:rsidR="00817124" w:rsidRDefault="00815EC5">
      <w:pPr>
        <w:spacing w:after="160"/>
      </w:pPr>
      <w:r>
        <w:t xml:space="preserve">At her stated rate of $125 per hour, this </w:t>
      </w:r>
      <w:del w:id="427" w:author="Pete Kennedy" w:date="2026-03-01T17:28:00Z" w16du:dateUtc="2026-03-01T23:28:00Z">
        <w:r w:rsidDel="00A11CDE">
          <w:delText xml:space="preserve">represents </w:delText>
        </w:r>
      </w:del>
      <w:ins w:id="428" w:author="Pete Kennedy" w:date="2026-03-01T17:28:00Z" w16du:dateUtc="2026-03-01T23:28:00Z">
        <w:r w:rsidR="00A11CDE">
          <w:t>would be</w:t>
        </w:r>
        <w:r w:rsidR="00A11CDE">
          <w:t xml:space="preserve"> </w:t>
        </w:r>
      </w:ins>
      <w:r>
        <w:t xml:space="preserve">96 to 160 hours of annual monitoring—roughly 2 to 3 hours per week, every week, indefinitely. </w:t>
      </w:r>
      <w:ins w:id="429" w:author="Pete Kennedy" w:date="2026-03-01T17:30:00Z" w16du:dateUtc="2026-03-01T23:30:00Z">
        <w:r w:rsidR="00A11CDE">
          <w:t xml:space="preserve">She does not identify what methods would be used to conduct this “monitoring,” or why they could not be automated rather than done manually, week after week.  </w:t>
        </w:r>
      </w:ins>
      <w:r>
        <w:t xml:space="preserve">This </w:t>
      </w:r>
      <w:ins w:id="430" w:author="Pete Kennedy" w:date="2026-03-01T17:30:00Z" w16du:dateUtc="2026-03-01T23:30:00Z">
        <w:r w:rsidR="00CA4AD6">
          <w:t xml:space="preserve">amount of time would </w:t>
        </w:r>
      </w:ins>
      <w:ins w:id="431" w:author="Pete Kennedy" w:date="2026-03-01T17:31:00Z" w16du:dateUtc="2026-03-01T23:31:00Z">
        <w:r w:rsidR="00CA4AD6">
          <w:t xml:space="preserve">be </w:t>
        </w:r>
      </w:ins>
      <w:del w:id="432" w:author="Pete Kennedy" w:date="2026-03-01T17:31:00Z" w16du:dateUtc="2026-03-01T23:31:00Z">
        <w:r w:rsidDel="00CA4AD6">
          <w:delText xml:space="preserve">is </w:delText>
        </w:r>
      </w:del>
      <w:r>
        <w:t xml:space="preserve">grossly disproportionate to the monitoring needs of a single regional </w:t>
      </w:r>
      <w:del w:id="433" w:author="Pete Kennedy" w:date="2026-03-01T17:29:00Z" w16du:dateUtc="2026-03-01T23:29:00Z">
        <w:r w:rsidDel="00A11CDE">
          <w:delText xml:space="preserve">trademark </w:delText>
        </w:r>
      </w:del>
      <w:r>
        <w:t>matter</w:t>
      </w:r>
      <w:ins w:id="434" w:author="Pete Kennedy" w:date="2026-03-01T17:31:00Z" w16du:dateUtc="2026-03-01T23:31:00Z">
        <w:r w:rsidR="00CA4AD6">
          <w:t xml:space="preserve">.  It </w:t>
        </w:r>
      </w:ins>
      <w:del w:id="435" w:author="Pete Kennedy" w:date="2026-03-01T17:31:00Z" w16du:dateUtc="2026-03-01T23:31:00Z">
        <w:r w:rsidDel="00CA4AD6">
          <w:delText xml:space="preserve"> and </w:delText>
        </w:r>
      </w:del>
      <w:r>
        <w:t>a</w:t>
      </w:r>
      <w:r>
        <w:t xml:space="preserve">ppears designed to create a recurring revenue stream </w:t>
      </w:r>
      <w:ins w:id="436" w:author="Pete Kennedy" w:date="2026-03-01T17:31:00Z" w16du:dateUtc="2026-03-01T23:31:00Z">
        <w:r w:rsidR="00CA4AD6">
          <w:t xml:space="preserve">for Brown </w:t>
        </w:r>
      </w:ins>
      <w:r>
        <w:t>rather than address a genuine compliance need</w:t>
      </w:r>
      <w:ins w:id="437" w:author="Pete Kennedy" w:date="2026-03-01T17:31:00Z" w16du:dateUtc="2026-03-01T23:31:00Z">
        <w:r w:rsidR="00CA4AD6">
          <w:t>, given her failure to identify a single violation of the 1998 Agreed Judgment</w:t>
        </w:r>
      </w:ins>
      <w:r>
        <w:t>.</w:t>
      </w:r>
      <w:ins w:id="438" w:author="Pete Kennedy" w:date="2026-03-01T17:29:00Z" w16du:dateUtc="2026-03-01T23:29:00Z">
        <w:r w:rsidR="00A11CDE">
          <w:t xml:space="preserve">  </w:t>
        </w:r>
      </w:ins>
    </w:p>
    <w:p w14:paraId="0F66F68F" w14:textId="77777777" w:rsidR="00817124" w:rsidRDefault="00815EC5">
      <w:pPr>
        <w:pStyle w:val="Heading2"/>
      </w:pPr>
      <w:r>
        <w:t>D. Search Signals Do Not Require Multi-Year Correction</w:t>
      </w:r>
    </w:p>
    <w:p w14:paraId="7C0D7E99" w14:textId="61F1EAD5" w:rsidR="00817124" w:rsidRDefault="00815EC5" w:rsidP="00CA4AD6">
      <w:pPr>
        <w:spacing w:after="160"/>
      </w:pPr>
      <w:r>
        <w:t xml:space="preserve">Brown </w:t>
      </w:r>
      <w:del w:id="439" w:author="Pete Kennedy" w:date="2026-03-01T17:31:00Z" w16du:dateUtc="2026-03-01T23:31:00Z">
        <w:r w:rsidDel="00CA4AD6">
          <w:delText xml:space="preserve">asserts </w:delText>
        </w:r>
      </w:del>
      <w:ins w:id="440" w:author="Pete Kennedy" w:date="2026-03-01T17:31:00Z" w16du:dateUtc="2026-03-01T23:31:00Z">
        <w:r w:rsidR="00CA4AD6">
          <w:t>claims</w:t>
        </w:r>
        <w:r w:rsidR="00CA4AD6">
          <w:t xml:space="preserve"> </w:t>
        </w:r>
      </w:ins>
      <w:r>
        <w:t xml:space="preserve">that search engine associations </w:t>
      </w:r>
      <w:ins w:id="441" w:author="Pete Kennedy" w:date="2026-03-01T17:32:00Z" w16du:dateUtc="2026-03-01T23:32:00Z">
        <w:r w:rsidR="00CA4AD6">
          <w:t xml:space="preserve">of words </w:t>
        </w:r>
      </w:ins>
      <w:r>
        <w:t xml:space="preserve">"do not self-correct simply because conduct stops" and </w:t>
      </w:r>
      <w:proofErr w:type="gramStart"/>
      <w:r>
        <w:t>that corrective efforts</w:t>
      </w:r>
      <w:proofErr w:type="gramEnd"/>
      <w:r>
        <w:t xml:space="preserve"> "must be sustained" over a "multi-year period." </w:t>
      </w:r>
      <w:ins w:id="442" w:author="Pete Kennedy" w:date="2026-03-01T17:32:00Z" w16du:dateUtc="2026-03-01T23:32:00Z">
        <w:r w:rsidR="00CA4AD6">
          <w:t>Again, her report fails to identify what “conduct” that Defendant are engaged in that she believes violates the 1998 Agreed Judgment that must “stop.”  Moreover, this cl</w:t>
        </w:r>
      </w:ins>
      <w:ins w:id="443" w:author="Pete Kennedy" w:date="2026-03-01T17:33:00Z" w16du:dateUtc="2026-03-01T23:33:00Z">
        <w:r w:rsidR="00CA4AD6">
          <w:t xml:space="preserve">aim </w:t>
        </w:r>
      </w:ins>
      <w:del w:id="444" w:author="Pete Kennedy" w:date="2026-03-01T17:33:00Z" w16du:dateUtc="2026-03-01T23:33:00Z">
        <w:r w:rsidDel="00CA4AD6">
          <w:delText xml:space="preserve">This </w:delText>
        </w:r>
      </w:del>
      <w:r>
        <w:t>is misleading. Search engine results and ranking</w:t>
      </w:r>
      <w:ins w:id="445" w:author="Pete Kennedy" w:date="2026-03-01T17:33:00Z" w16du:dateUtc="2026-03-01T23:33:00Z">
        <w:r w:rsidR="00CA4AD6">
          <w:t>s</w:t>
        </w:r>
      </w:ins>
      <w:r>
        <w:t xml:space="preserve"> </w:t>
      </w:r>
      <w:del w:id="446" w:author="Pete Kennedy" w:date="2026-03-01T17:33:00Z" w16du:dateUtc="2026-03-01T23:33:00Z">
        <w:r w:rsidDel="00CA4AD6">
          <w:delText xml:space="preserve">signals </w:delText>
        </w:r>
      </w:del>
      <w:r>
        <w:t xml:space="preserve">are highly dynamic. Google recrawls and reindexes active websites on a continuous basis, typically </w:t>
      </w:r>
      <w:del w:id="447" w:author="Pete Kennedy" w:date="2026-03-01T17:33:00Z" w16du:dateUtc="2026-03-01T23:33:00Z">
        <w:r w:rsidDel="00CA4AD6">
          <w:delText xml:space="preserve">within </w:delText>
        </w:r>
      </w:del>
      <w:ins w:id="448" w:author="Pete Kennedy" w:date="2026-03-01T17:33:00Z" w16du:dateUtc="2026-03-01T23:33:00Z">
        <w:r w:rsidR="00CA4AD6">
          <w:t>on a frequency of</w:t>
        </w:r>
        <w:r w:rsidR="00CA4AD6">
          <w:t xml:space="preserve"> </w:t>
        </w:r>
      </w:ins>
      <w:r>
        <w:t xml:space="preserve">days </w:t>
      </w:r>
      <w:ins w:id="449" w:author="Pete Kennedy" w:date="2026-03-01T17:33:00Z" w16du:dateUtc="2026-03-01T23:33:00Z">
        <w:r w:rsidR="00CA4AD6">
          <w:t>or</w:t>
        </w:r>
      </w:ins>
      <w:del w:id="450" w:author="Pete Kennedy" w:date="2026-03-01T17:33:00Z" w16du:dateUtc="2026-03-01T23:33:00Z">
        <w:r w:rsidDel="00CA4AD6">
          <w:delText>to</w:delText>
        </w:r>
      </w:del>
      <w:r>
        <w:t xml:space="preserve"> weeks. </w:t>
      </w:r>
      <w:commentRangeStart w:id="451"/>
      <w:r>
        <w:t>Historical ranking signals</w:t>
      </w:r>
      <w:commentRangeEnd w:id="451"/>
      <w:r w:rsidR="00B85C7C">
        <w:rPr>
          <w:rStyle w:val="CommentReference"/>
        </w:rPr>
        <w:commentReference w:id="451"/>
      </w:r>
      <w:r>
        <w:t xml:space="preserve"> naturally decay as content is updated, removed, or superseded. A multi-year corrective campaign is not </w:t>
      </w:r>
      <w:del w:id="452" w:author="Pete Kennedy" w:date="2026-03-01T17:33:00Z" w16du:dateUtc="2026-03-01T23:33:00Z">
        <w:r w:rsidDel="00CA4AD6">
          <w:delText xml:space="preserve">supported </w:delText>
        </w:r>
      </w:del>
      <w:ins w:id="453" w:author="Pete Kennedy" w:date="2026-03-01T17:33:00Z" w16du:dateUtc="2026-03-01T23:33:00Z">
        <w:r w:rsidR="00CA4AD6">
          <w:t xml:space="preserve">needed, </w:t>
        </w:r>
        <w:r w:rsidR="00B85C7C">
          <w:t>even if Bro</w:t>
        </w:r>
      </w:ins>
      <w:ins w:id="454" w:author="Pete Kennedy" w:date="2026-03-01T17:34:00Z" w16du:dateUtc="2026-03-01T23:34:00Z">
        <w:r w:rsidR="00B85C7C">
          <w:t xml:space="preserve">wn </w:t>
        </w:r>
        <w:proofErr w:type="gramStart"/>
        <w:r w:rsidR="00B85C7C">
          <w:t>had</w:t>
        </w:r>
        <w:proofErr w:type="gramEnd"/>
        <w:r w:rsidR="00B85C7C">
          <w:t xml:space="preserve"> identified something that needs correcting, </w:t>
        </w:r>
      </w:ins>
      <w:ins w:id="455" w:author="Pete Kennedy" w:date="2026-03-01T17:33:00Z" w16du:dateUtc="2026-03-01T23:33:00Z">
        <w:r w:rsidR="00CA4AD6">
          <w:t xml:space="preserve">given </w:t>
        </w:r>
      </w:ins>
      <w:del w:id="456" w:author="Pete Kennedy" w:date="2026-03-01T17:33:00Z" w16du:dateUtc="2026-03-01T23:33:00Z">
        <w:r w:rsidDel="00CA4AD6">
          <w:delText xml:space="preserve">by </w:delText>
        </w:r>
      </w:del>
      <w:r>
        <w:t>how search engines actually function.</w:t>
      </w:r>
    </w:p>
    <w:p w14:paraId="2CBEABB2" w14:textId="77777777" w:rsidR="00817124" w:rsidRDefault="00815EC5">
      <w:pPr>
        <w:pStyle w:val="Heading2"/>
      </w:pPr>
      <w:r>
        <w:t>E</w:t>
      </w:r>
      <w:r>
        <w:t>. Premature and Presumptive</w:t>
      </w:r>
    </w:p>
    <w:p w14:paraId="29CD85BC" w14:textId="705682D1" w:rsidR="00817124" w:rsidRDefault="00815EC5">
      <w:pPr>
        <w:spacing w:after="160"/>
      </w:pPr>
      <w:del w:id="457" w:author="Pete Kennedy" w:date="2026-03-01T17:34:00Z" w16du:dateUtc="2026-03-01T23:34:00Z">
        <w:r w:rsidDel="00B85C7C">
          <w:delText xml:space="preserve">The </w:delText>
        </w:r>
      </w:del>
      <w:ins w:id="458" w:author="Pete Kennedy" w:date="2026-03-01T17:34:00Z" w16du:dateUtc="2026-03-01T23:34:00Z">
        <w:r w:rsidR="00B85C7C">
          <w:t>As noted, Brown’s</w:t>
        </w:r>
        <w:r w:rsidR="00B85C7C">
          <w:t xml:space="preserve"> </w:t>
        </w:r>
      </w:ins>
      <w:del w:id="459" w:author="Pete Kennedy" w:date="2026-03-01T17:34:00Z" w16du:dateUtc="2026-03-01T23:34:00Z">
        <w:r w:rsidDel="00B85C7C">
          <w:delText xml:space="preserve">entire </w:delText>
        </w:r>
      </w:del>
      <w:r>
        <w:t xml:space="preserve">corrective advertising </w:t>
      </w:r>
      <w:del w:id="460" w:author="Pete Kennedy" w:date="2026-03-01T17:34:00Z" w16du:dateUtc="2026-03-01T23:34:00Z">
        <w:r w:rsidDel="00B85C7C">
          <w:delText xml:space="preserve">analysis </w:delText>
        </w:r>
      </w:del>
      <w:ins w:id="461" w:author="Pete Kennedy" w:date="2026-03-01T17:34:00Z" w16du:dateUtc="2026-03-01T23:34:00Z">
        <w:r w:rsidR="00B85C7C">
          <w:t>claim</w:t>
        </w:r>
        <w:r w:rsidR="00B85C7C">
          <w:t xml:space="preserve"> </w:t>
        </w:r>
      </w:ins>
      <w:r>
        <w:t xml:space="preserve">presumes that violations </w:t>
      </w:r>
      <w:ins w:id="462" w:author="Pete Kennedy" w:date="2026-03-01T17:35:00Z" w16du:dateUtc="2026-03-01T23:35:00Z">
        <w:r w:rsidR="00B85C7C">
          <w:t xml:space="preserve">of the 1998 Agreed Judgment </w:t>
        </w:r>
      </w:ins>
      <w:r>
        <w:t xml:space="preserve">have been </w:t>
      </w:r>
      <w:ins w:id="463" w:author="Pete Kennedy" w:date="2026-03-01T17:35:00Z" w16du:dateUtc="2026-03-01T23:35:00Z">
        <w:r w:rsidR="00B85C7C">
          <w:t xml:space="preserve">identified </w:t>
        </w:r>
      </w:ins>
      <w:r>
        <w:t xml:space="preserve">proven and </w:t>
      </w:r>
      <w:ins w:id="464" w:author="Pete Kennedy" w:date="2026-03-01T17:35:00Z" w16du:dateUtc="2026-03-01T23:35:00Z">
        <w:r w:rsidR="00B85C7C">
          <w:t xml:space="preserve">confusion </w:t>
        </w:r>
      </w:ins>
      <w:del w:id="465" w:author="Pete Kennedy" w:date="2026-03-01T17:35:00Z" w16du:dateUtc="2026-03-01T23:35:00Z">
        <w:r w:rsidDel="00B85C7C">
          <w:delText xml:space="preserve">damages </w:delText>
        </w:r>
      </w:del>
      <w:r>
        <w:t>ha</w:t>
      </w:r>
      <w:ins w:id="466" w:author="Pete Kennedy" w:date="2026-03-01T17:35:00Z" w16du:dateUtc="2026-03-01T23:35:00Z">
        <w:r w:rsidR="00B85C7C">
          <w:t>s</w:t>
        </w:r>
      </w:ins>
      <w:del w:id="467" w:author="Pete Kennedy" w:date="2026-03-01T17:35:00Z" w16du:dateUtc="2026-03-01T23:35:00Z">
        <w:r w:rsidDel="00B85C7C">
          <w:delText>ve</w:delText>
        </w:r>
      </w:del>
      <w:r>
        <w:t xml:space="preserve"> been established. Neither is the case. </w:t>
      </w:r>
      <w:ins w:id="468" w:author="Pete Kennedy" w:date="2026-03-01T17:35:00Z" w16du:dateUtc="2026-03-01T23:35:00Z">
        <w:r w:rsidR="00B85C7C">
          <w:t xml:space="preserve">It is not possible to calculate </w:t>
        </w:r>
      </w:ins>
      <w:del w:id="469" w:author="Pete Kennedy" w:date="2026-03-01T17:35:00Z" w16du:dateUtc="2026-03-01T23:35:00Z">
        <w:r w:rsidDel="00B85C7C">
          <w:delText xml:space="preserve">Calculating </w:delText>
        </w:r>
      </w:del>
      <w:r>
        <w:t xml:space="preserve">corrective advertising costs </w:t>
      </w:r>
      <w:ins w:id="470" w:author="Pete Kennedy" w:date="2026-03-01T17:35:00Z" w16du:dateUtc="2026-03-01T23:35:00Z">
        <w:r w:rsidR="00B85C7C">
          <w:t>without identifying the exact nature and scope of</w:t>
        </w:r>
      </w:ins>
      <w:ins w:id="471" w:author="Pete Kennedy" w:date="2026-03-01T17:36:00Z" w16du:dateUtc="2026-03-01T23:36:00Z">
        <w:r w:rsidR="00B85C7C">
          <w:t xml:space="preserve"> the misconduct, if any</w:t>
        </w:r>
      </w:ins>
      <w:del w:id="472" w:author="Pete Kennedy" w:date="2026-03-01T17:36:00Z" w16du:dateUtc="2026-03-01T23:36:00Z">
        <w:r w:rsidDel="00B85C7C">
          <w:delText>before establishing that any violation occurred puts the cart before the horse and should be disregarded</w:delText>
        </w:r>
      </w:del>
      <w:r>
        <w:t>.</w:t>
      </w:r>
      <w:ins w:id="473" w:author="Pete Kennedy" w:date="2026-03-01T17:36:00Z" w16du:dateUtc="2026-03-01T23:36:00Z">
        <w:r w:rsidR="00B85C7C">
          <w:t xml:space="preserve">  Brown’s failure to identify any offending conduct means her corrective advertising </w:t>
        </w:r>
      </w:ins>
      <w:ins w:id="474" w:author="Pete Kennedy" w:date="2026-03-01T17:37:00Z" w16du:dateUtc="2026-03-01T23:37:00Z">
        <w:r w:rsidR="00B85C7C">
          <w:t xml:space="preserve">claim has no factual foundation.  </w:t>
        </w:r>
      </w:ins>
    </w:p>
    <w:p w14:paraId="4C904E5E" w14:textId="77777777" w:rsidR="00817124" w:rsidRDefault="00815EC5">
      <w:pPr>
        <w:pStyle w:val="Heading1"/>
      </w:pPr>
      <w:r>
        <w:t>IX. Observations on the Opposing Expert’s Qualifications</w:t>
      </w:r>
    </w:p>
    <w:p w14:paraId="571B5A84" w14:textId="5EE5854B" w:rsidR="00817124" w:rsidRDefault="000E1104">
      <w:pPr>
        <w:spacing w:after="160"/>
      </w:pPr>
      <w:ins w:id="475" w:author="Pete Kennedy" w:date="2026-03-01T17:37:00Z" w16du:dateUtc="2026-03-01T23:37:00Z">
        <w:r>
          <w:t xml:space="preserve">To assist the Court’s evaluation of the Brown Report and the </w:t>
        </w:r>
      </w:ins>
      <w:ins w:id="476" w:author="Pete Kennedy" w:date="2026-03-01T17:38:00Z" w16du:dateUtc="2026-03-01T23:38:00Z">
        <w:r>
          <w:t>reliability of the o</w:t>
        </w:r>
      </w:ins>
      <w:ins w:id="477" w:author="Pete Kennedy" w:date="2026-03-01T17:37:00Z" w16du:dateUtc="2026-03-01T23:37:00Z">
        <w:r>
          <w:t>pinions contained</w:t>
        </w:r>
      </w:ins>
      <w:ins w:id="478" w:author="Pete Kennedy" w:date="2026-03-01T17:38:00Z" w16du:dateUtc="2026-03-01T23:38:00Z">
        <w:r>
          <w:t xml:space="preserve"> in it</w:t>
        </w:r>
      </w:ins>
      <w:del w:id="479" w:author="Pete Kennedy" w:date="2026-03-01T17:37:00Z" w16du:dateUtc="2026-03-01T23:37:00Z">
        <w:r w:rsidR="00815EC5" w:rsidDel="000E1104">
          <w:delText>While the weight to be given expert testimony is a matter for the Court</w:delText>
        </w:r>
      </w:del>
      <w:r w:rsidR="00815EC5">
        <w:t xml:space="preserve">, </w:t>
      </w:r>
      <w:r w:rsidR="00815EC5">
        <w:t xml:space="preserve">I note the following </w:t>
      </w:r>
      <w:del w:id="480" w:author="Pete Kennedy" w:date="2026-03-01T17:38:00Z" w16du:dateUtc="2026-03-01T23:38:00Z">
        <w:r w:rsidR="00815EC5" w:rsidDel="000E1104">
          <w:delText xml:space="preserve">regarding </w:delText>
        </w:r>
      </w:del>
      <w:ins w:id="481" w:author="Pete Kennedy" w:date="2026-03-01T17:38:00Z" w16du:dateUtc="2026-03-01T23:38:00Z">
        <w:r>
          <w:t>about</w:t>
        </w:r>
        <w:r>
          <w:t xml:space="preserve"> </w:t>
        </w:r>
      </w:ins>
      <w:r w:rsidR="00815EC5">
        <w:t>Brown’s qualifications</w:t>
      </w:r>
      <w:del w:id="482" w:author="Pete Kennedy" w:date="2026-03-01T17:38:00Z" w16du:dateUtc="2026-03-01T23:38:00Z">
        <w:r w:rsidR="00815EC5" w:rsidDel="000E1104">
          <w:delText xml:space="preserve"> as they relate to the reliability of her opinions</w:delText>
        </w:r>
      </w:del>
      <w:r w:rsidR="00815EC5">
        <w:t>:</w:t>
      </w:r>
    </w:p>
    <w:p w14:paraId="4F6C6925" w14:textId="7F56D0BD" w:rsidR="00817124" w:rsidRDefault="00815EC5">
      <w:pPr>
        <w:pStyle w:val="ListBullet"/>
        <w:spacing w:after="80"/>
      </w:pPr>
      <w:r>
        <w:rPr>
          <w:b/>
        </w:rPr>
        <w:lastRenderedPageBreak/>
        <w:t xml:space="preserve">Brown’s professional background </w:t>
      </w:r>
      <w:del w:id="483" w:author="Pete Kennedy" w:date="2026-03-01T17:38:00Z" w16du:dateUtc="2026-03-01T23:38:00Z">
        <w:r w:rsidDel="000E1104">
          <w:rPr>
            <w:b/>
          </w:rPr>
          <w:delText xml:space="preserve">prior to </w:delText>
        </w:r>
      </w:del>
      <w:ins w:id="484" w:author="Pete Kennedy" w:date="2026-03-01T17:38:00Z" w16du:dateUtc="2026-03-01T23:38:00Z">
        <w:r w:rsidR="000E1104">
          <w:rPr>
            <w:b/>
          </w:rPr>
          <w:t xml:space="preserve">before </w:t>
        </w:r>
      </w:ins>
      <w:r>
        <w:rPr>
          <w:b/>
        </w:rPr>
        <w:t>founding Digital Media Butterfly in 2012 was in system administration—managing phone systems, hardware rollouts, and providing technical support for approximately 400 users. This is information technology work,</w:t>
      </w:r>
      <w:r>
        <w:t xml:space="preserve"> not search </w:t>
      </w:r>
      <w:ins w:id="485" w:author="Pete Kennedy" w:date="2026-03-01T17:38:00Z" w16du:dateUtc="2026-03-01T23:38:00Z">
        <w:r w:rsidR="000E1104">
          <w:t xml:space="preserve">engine </w:t>
        </w:r>
      </w:ins>
      <w:r>
        <w:t>marketing or advertising expertise.</w:t>
      </w:r>
    </w:p>
    <w:p w14:paraId="0D0A9F90" w14:textId="5754BFEB" w:rsidR="00817124" w:rsidRDefault="00815EC5">
      <w:pPr>
        <w:pStyle w:val="ListBullet"/>
        <w:spacing w:after="80"/>
      </w:pPr>
      <w:r>
        <w:rPr>
          <w:b/>
        </w:rPr>
        <w:t xml:space="preserve">Brown’s </w:t>
      </w:r>
      <w:ins w:id="486" w:author="Pete Kennedy" w:date="2026-03-01T17:39:00Z" w16du:dateUtc="2026-03-01T23:39:00Z">
        <w:r w:rsidR="000E1104">
          <w:rPr>
            <w:b/>
          </w:rPr>
          <w:t xml:space="preserve">claimed </w:t>
        </w:r>
      </w:ins>
      <w:r>
        <w:rPr>
          <w:b/>
        </w:rPr>
        <w:t xml:space="preserve">formal </w:t>
      </w:r>
      <w:ins w:id="487" w:author="Pete Kennedy" w:date="2026-03-01T17:39:00Z" w16du:dateUtc="2026-03-01T23:39:00Z">
        <w:r w:rsidR="000E1104">
          <w:rPr>
            <w:b/>
          </w:rPr>
          <w:t xml:space="preserve">technical </w:t>
        </w:r>
      </w:ins>
      <w:r>
        <w:rPr>
          <w:b/>
        </w:rPr>
        <w:t xml:space="preserve">education consists of coursework in a </w:t>
      </w:r>
      <w:proofErr w:type="gramStart"/>
      <w:r>
        <w:rPr>
          <w:b/>
        </w:rPr>
        <w:t>1998 night</w:t>
      </w:r>
      <w:proofErr w:type="gramEnd"/>
      <w:r>
        <w:rPr>
          <w:b/>
        </w:rPr>
        <w:t xml:space="preserve"> program</w:t>
      </w:r>
      <w:r>
        <w:t xml:space="preserve"> in web design and development</w:t>
      </w:r>
      <w:ins w:id="488" w:author="Pete Kennedy" w:date="2026-03-01T17:39:00Z" w16du:dateUtc="2026-03-01T23:39:00Z">
        <w:r w:rsidR="000E1104">
          <w:t xml:space="preserve">, long before </w:t>
        </w:r>
      </w:ins>
      <w:ins w:id="489" w:author="Pete Kennedy" w:date="2026-03-01T17:40:00Z" w16du:dateUtc="2026-03-01T23:40:00Z">
        <w:r w:rsidR="000E1104">
          <w:t>search engines existed in their current form</w:t>
        </w:r>
      </w:ins>
      <w:r>
        <w:t>. She holds no degree in marketing, advertising, computer science, or any related field.</w:t>
      </w:r>
    </w:p>
    <w:p w14:paraId="6B981919" w14:textId="1C8938CF" w:rsidR="00817124" w:rsidRDefault="00815EC5">
      <w:pPr>
        <w:pStyle w:val="ListBullet"/>
        <w:spacing w:after="80"/>
      </w:pPr>
      <w:r>
        <w:rPr>
          <w:b/>
        </w:rPr>
        <w:t xml:space="preserve">Brown has never </w:t>
      </w:r>
      <w:del w:id="490" w:author="Pete Kennedy" w:date="2026-03-01T17:40:00Z" w16du:dateUtc="2026-03-01T23:40:00Z">
        <w:r w:rsidDel="000E1104">
          <w:rPr>
            <w:b/>
          </w:rPr>
          <w:delText xml:space="preserve">previously </w:delText>
        </w:r>
      </w:del>
      <w:r>
        <w:rPr>
          <w:b/>
        </w:rPr>
        <w:t xml:space="preserve">testified as an expert witness and </w:t>
      </w:r>
      <w:del w:id="491" w:author="Pete Kennedy" w:date="2026-03-01T17:40:00Z" w16du:dateUtc="2026-03-01T23:40:00Z">
        <w:r w:rsidDel="000E1104">
          <w:rPr>
            <w:b/>
          </w:rPr>
          <w:delText xml:space="preserve">has </w:delText>
        </w:r>
      </w:del>
      <w:ins w:id="492" w:author="Pete Kennedy" w:date="2026-03-01T17:40:00Z" w16du:dateUtc="2026-03-01T23:40:00Z">
        <w:r w:rsidR="000E1104">
          <w:rPr>
            <w:b/>
          </w:rPr>
          <w:t>identifies</w:t>
        </w:r>
        <w:r w:rsidR="000E1104">
          <w:rPr>
            <w:b/>
          </w:rPr>
          <w:t xml:space="preserve"> </w:t>
        </w:r>
      </w:ins>
      <w:r>
        <w:rPr>
          <w:b/>
        </w:rPr>
        <w:t>no publications</w:t>
      </w:r>
      <w:r>
        <w:t xml:space="preserve"> in the field of search </w:t>
      </w:r>
      <w:ins w:id="493" w:author="Pete Kennedy" w:date="2026-03-01T17:40:00Z" w16du:dateUtc="2026-03-01T23:40:00Z">
        <w:r w:rsidR="000E1104">
          <w:t xml:space="preserve">engine </w:t>
        </w:r>
      </w:ins>
      <w:r>
        <w:t>marketing, SEO, or digital advertising.</w:t>
      </w:r>
    </w:p>
    <w:p w14:paraId="4507C05A" w14:textId="5069B647" w:rsidR="00817124" w:rsidRDefault="00815EC5">
      <w:pPr>
        <w:pStyle w:val="ListBullet"/>
        <w:spacing w:after="80"/>
      </w:pPr>
      <w:r>
        <w:rPr>
          <w:b/>
        </w:rPr>
        <w:t>Brown names no clients in her CV</w:t>
      </w:r>
      <w:r>
        <w:t xml:space="preserve">—no enterprise, Fortune 500, or other </w:t>
      </w:r>
      <w:del w:id="494" w:author="Pete Kennedy" w:date="2026-03-01T17:40:00Z" w16du:dateUtc="2026-03-01T23:40:00Z">
        <w:r w:rsidDel="000E1104">
          <w:delText xml:space="preserve">significant </w:delText>
        </w:r>
      </w:del>
      <w:r>
        <w:t xml:space="preserve">engagements that would </w:t>
      </w:r>
      <w:del w:id="495" w:author="Pete Kennedy" w:date="2026-03-01T17:40:00Z" w16du:dateUtc="2026-03-01T23:40:00Z">
        <w:r w:rsidDel="000E1104">
          <w:delText xml:space="preserve">demonstrate </w:delText>
        </w:r>
      </w:del>
      <w:ins w:id="496" w:author="Pete Kennedy" w:date="2026-03-01T17:40:00Z" w16du:dateUtc="2026-03-01T23:40:00Z">
        <w:r w:rsidR="000E1104">
          <w:t>show</w:t>
        </w:r>
        <w:r w:rsidR="000E1104">
          <w:t xml:space="preserve"> </w:t>
        </w:r>
      </w:ins>
      <w:r>
        <w:t xml:space="preserve">experience with the </w:t>
      </w:r>
      <w:del w:id="497" w:author="Pete Kennedy" w:date="2026-03-01T17:40:00Z" w16du:dateUtc="2026-03-01T23:40:00Z">
        <w:r w:rsidDel="000E1104">
          <w:delText xml:space="preserve">kind of </w:delText>
        </w:r>
      </w:del>
      <w:r>
        <w:t>multi-domain, multi-market analysis she attempts in this report.</w:t>
      </w:r>
    </w:p>
    <w:p w14:paraId="556B28AA" w14:textId="5938543F" w:rsidR="00817124" w:rsidRDefault="00815EC5">
      <w:pPr>
        <w:pStyle w:val="ListBullet"/>
        <w:spacing w:after="80"/>
      </w:pPr>
      <w:r>
        <w:rPr>
          <w:b/>
        </w:rPr>
        <w:t xml:space="preserve">Brown’s report makes legal conclusions about intent, willfulness, and compliance </w:t>
      </w:r>
      <w:del w:id="498" w:author="Pete Kennedy" w:date="2026-03-01T17:41:00Z" w16du:dateUtc="2026-03-01T23:41:00Z">
        <w:r w:rsidDel="00AA68DB">
          <w:rPr>
            <w:b/>
          </w:rPr>
          <w:delText>interpretation</w:delText>
        </w:r>
        <w:r w:rsidDel="00AA68DB">
          <w:delText xml:space="preserve"> </w:delText>
        </w:r>
      </w:del>
      <w:r>
        <w:t>that exceed the scope of technical expertise</w:t>
      </w:r>
      <w:del w:id="499" w:author="Pete Kennedy" w:date="2026-03-01T17:41:00Z" w16du:dateUtc="2026-03-01T23:41:00Z">
        <w:r w:rsidDel="00AA68DB">
          <w:delText xml:space="preserve"> and invade the province of the fact-finder</w:delText>
        </w:r>
      </w:del>
      <w:r>
        <w:t>. A</w:t>
      </w:r>
      <w:del w:id="500" w:author="Pete Kennedy" w:date="2026-03-01T17:41:00Z" w16du:dateUtc="2026-03-01T23:41:00Z">
        <w:r w:rsidDel="00AA68DB">
          <w:delText>n expert in search marketing can opine on technical facts; s</w:delText>
        </w:r>
      </w:del>
      <w:ins w:id="501" w:author="Pete Kennedy" w:date="2026-03-01T17:41:00Z" w16du:dateUtc="2026-03-01T23:41:00Z">
        <w:r w:rsidR="00AA68DB">
          <w:t xml:space="preserve"> S</w:t>
        </w:r>
      </w:ins>
      <w:r>
        <w:t xml:space="preserve">he </w:t>
      </w:r>
      <w:ins w:id="502" w:author="Pete Kennedy" w:date="2026-03-01T17:41:00Z" w16du:dateUtc="2026-03-01T23:41:00Z">
        <w:r w:rsidR="00AA68DB">
          <w:t xml:space="preserve">has no expertise to support an opinion </w:t>
        </w:r>
      </w:ins>
      <w:del w:id="503" w:author="Pete Kennedy" w:date="2026-03-01T17:42:00Z" w16du:dateUtc="2026-03-01T23:42:00Z">
        <w:r w:rsidDel="00AA68DB">
          <w:delText xml:space="preserve">cannot opine </w:delText>
        </w:r>
      </w:del>
      <w:r>
        <w:t>on whether Defendants’ “selective implementation choices” constitute intentional non-compliance</w:t>
      </w:r>
      <w:ins w:id="504" w:author="Pete Kennedy" w:date="2026-03-01T17:42:00Z" w16du:dateUtc="2026-03-01T23:42:00Z">
        <w:r w:rsidR="00AA68DB">
          <w:t>, especially since she does not identify any violations of the 1998 Agreed Judgment nor identify what she is referring to when she says “selective implementation choices</w:t>
        </w:r>
      </w:ins>
      <w:r>
        <w:t>.</w:t>
      </w:r>
      <w:ins w:id="505" w:author="Pete Kennedy" w:date="2026-03-01T17:42:00Z" w16du:dateUtc="2026-03-01T23:42:00Z">
        <w:r w:rsidR="00AA68DB">
          <w:t>”</w:t>
        </w:r>
      </w:ins>
    </w:p>
    <w:p w14:paraId="0B03F826" w14:textId="22B597F6" w:rsidR="00817124" w:rsidDel="00AA68DB" w:rsidRDefault="00815EC5">
      <w:pPr>
        <w:pStyle w:val="ListBullet"/>
        <w:spacing w:after="80"/>
        <w:rPr>
          <w:del w:id="506" w:author="Pete Kennedy" w:date="2026-03-01T17:42:00Z" w16du:dateUtc="2026-03-01T23:42:00Z"/>
        </w:rPr>
      </w:pPr>
      <w:del w:id="507" w:author="Pete Kennedy" w:date="2026-03-01T17:42:00Z" w16du:dateUtc="2026-03-01T23:42:00Z">
        <w:r w:rsidDel="00AA68DB">
          <w:rPr>
            <w:b/>
          </w:rPr>
          <w:delText>Brown is located in Waco, Texas</w:delText>
        </w:r>
        <w:r w:rsidDel="00AA68DB">
          <w:delText>—the same city as Plaintiff Dunnam &amp; Dunnam—which, while not dispositive, is relevant to evaluating independence in a local trademark dispute.</w:delText>
        </w:r>
      </w:del>
    </w:p>
    <w:p w14:paraId="32537CFB" w14:textId="77777777" w:rsidR="00817124" w:rsidRDefault="00815EC5">
      <w:r>
        <w:br w:type="page"/>
      </w:r>
    </w:p>
    <w:p w14:paraId="47EE8558" w14:textId="77777777" w:rsidR="00817124" w:rsidRDefault="00815EC5">
      <w:pPr>
        <w:pStyle w:val="Heading1"/>
      </w:pPr>
      <w:r>
        <w:lastRenderedPageBreak/>
        <w:t>X. Conclusion</w:t>
      </w:r>
    </w:p>
    <w:p w14:paraId="247E6AD8" w14:textId="69ABE1AF" w:rsidR="00817124" w:rsidRDefault="00815EC5">
      <w:pPr>
        <w:spacing w:after="160"/>
      </w:pPr>
      <w:r>
        <w:t xml:space="preserve">The Brown Report </w:t>
      </w:r>
      <w:del w:id="508" w:author="Pete Kennedy" w:date="2026-03-01T17:42:00Z" w16du:dateUtc="2026-03-01T23:42:00Z">
        <w:r w:rsidDel="00AA68DB">
          <w:delText xml:space="preserve">presents </w:delText>
        </w:r>
      </w:del>
      <w:ins w:id="509" w:author="Pete Kennedy" w:date="2026-03-01T17:42:00Z" w16du:dateUtc="2026-03-01T23:42:00Z">
        <w:r w:rsidR="00AA68DB">
          <w:t>consists of</w:t>
        </w:r>
        <w:r w:rsidR="00AA68DB">
          <w:t xml:space="preserve"> </w:t>
        </w:r>
      </w:ins>
      <w:r>
        <w:t xml:space="preserve">15 pages of </w:t>
      </w:r>
      <w:ins w:id="510" w:author="Pete Kennedy" w:date="2026-03-01T17:42:00Z" w16du:dateUtc="2026-03-01T23:42:00Z">
        <w:r w:rsidR="00AA68DB">
          <w:t xml:space="preserve">vague </w:t>
        </w:r>
      </w:ins>
      <w:ins w:id="511" w:author="Pete Kennedy" w:date="2026-03-01T17:43:00Z" w16du:dateUtc="2026-03-01T23:43:00Z">
        <w:r w:rsidR="00AA68DB">
          <w:t xml:space="preserve">jargon, </w:t>
        </w:r>
      </w:ins>
      <w:r>
        <w:t xml:space="preserve">speculation, unsupported claims, and methodological shortcuts </w:t>
      </w:r>
      <w:ins w:id="512" w:author="Pete Kennedy" w:date="2026-03-01T17:43:00Z" w16du:dateUtc="2026-03-01T23:43:00Z">
        <w:r w:rsidR="00AA68DB">
          <w:t xml:space="preserve">that </w:t>
        </w:r>
      </w:ins>
      <w:del w:id="513" w:author="Pete Kennedy" w:date="2026-03-01T17:43:00Z" w16du:dateUtc="2026-03-01T23:43:00Z">
        <w:r w:rsidDel="00AA68DB">
          <w:delText xml:space="preserve">in an </w:delText>
        </w:r>
      </w:del>
      <w:r>
        <w:t>attempt</w:t>
      </w:r>
      <w:ins w:id="514" w:author="Pete Kennedy" w:date="2026-03-01T17:43:00Z" w16du:dateUtc="2026-03-01T23:43:00Z">
        <w:r w:rsidR="00AA68DB">
          <w:t>s</w:t>
        </w:r>
      </w:ins>
      <w:r>
        <w:t xml:space="preserve"> to create the appearance of non-compliance </w:t>
      </w:r>
      <w:ins w:id="515" w:author="Pete Kennedy" w:date="2026-03-01T17:43:00Z" w16du:dateUtc="2026-03-01T23:43:00Z">
        <w:r w:rsidR="00AA68DB">
          <w:t xml:space="preserve">with the 1998 Agreed Judgment without showing a single actual violation.  </w:t>
        </w:r>
      </w:ins>
      <w:del w:id="516" w:author="Pete Kennedy" w:date="2026-03-01T17:43:00Z" w16du:dateUtc="2026-03-01T23:43:00Z">
        <w:r w:rsidDel="00AA68DB">
          <w:delText xml:space="preserve">where none has been demonstrated. </w:delText>
        </w:r>
      </w:del>
      <w:r>
        <w:t>Its core failings are:</w:t>
      </w:r>
    </w:p>
    <w:p w14:paraId="20D5AD33" w14:textId="6246789A" w:rsidR="00817124" w:rsidRDefault="00815EC5">
      <w:pPr>
        <w:pStyle w:val="ListBullet"/>
        <w:spacing w:after="80"/>
      </w:pPr>
      <w:r>
        <w:rPr>
          <w:b/>
        </w:rPr>
        <w:t>No evidence of violation.</w:t>
      </w:r>
      <w:r>
        <w:t xml:space="preserve"> Brown does not produce a single screenshot of a</w:t>
      </w:r>
      <w:ins w:id="517" w:author="Pete Kennedy" w:date="2026-03-01T17:43:00Z" w16du:dateUtc="2026-03-01T23:43:00Z">
        <w:r w:rsidR="00AA68DB">
          <w:t xml:space="preserve"> non-</w:t>
        </w:r>
        <w:proofErr w:type="spellStart"/>
        <w:r w:rsidR="00AA68DB">
          <w:t>compliant</w:t>
        </w:r>
      </w:ins>
      <w:del w:id="518" w:author="Pete Kennedy" w:date="2026-03-01T17:43:00Z" w16du:dateUtc="2026-03-01T23:43:00Z">
        <w:r w:rsidDel="00AA68DB">
          <w:delText xml:space="preserve"> prohibited </w:delText>
        </w:r>
      </w:del>
      <w:r>
        <w:t>advertisement</w:t>
      </w:r>
      <w:proofErr w:type="spellEnd"/>
      <w:r>
        <w:t xml:space="preserve">, a single </w:t>
      </w:r>
      <w:ins w:id="519" w:author="Pete Kennedy" w:date="2026-03-01T17:44:00Z" w16du:dateUtc="2026-03-01T23:44:00Z">
        <w:r w:rsidR="000231FA">
          <w:t xml:space="preserve">use </w:t>
        </w:r>
      </w:ins>
      <w:del w:id="520" w:author="Pete Kennedy" w:date="2026-03-01T17:44:00Z" w16du:dateUtc="2026-03-01T23:44:00Z">
        <w:r w:rsidDel="000231FA">
          <w:delText xml:space="preserve">instance </w:delText>
        </w:r>
      </w:del>
      <w:r>
        <w:t>o</w:t>
      </w:r>
      <w:r>
        <w:t xml:space="preserve">f a </w:t>
      </w:r>
      <w:del w:id="521" w:author="Pete Kennedy" w:date="2026-03-01T17:44:00Z" w16du:dateUtc="2026-03-01T23:44:00Z">
        <w:r w:rsidDel="000231FA">
          <w:delText xml:space="preserve">prohibited </w:delText>
        </w:r>
      </w:del>
      <w:ins w:id="522" w:author="Pete Kennedy" w:date="2026-03-01T17:44:00Z" w16du:dateUtc="2026-03-01T23:44:00Z">
        <w:r w:rsidR="000231FA">
          <w:t>restricted</w:t>
        </w:r>
        <w:r w:rsidR="000231FA">
          <w:t xml:space="preserve"> </w:t>
        </w:r>
      </w:ins>
      <w:r>
        <w:t xml:space="preserve">name on Defendants’ website, or any other </w:t>
      </w:r>
      <w:del w:id="523" w:author="Pete Kennedy" w:date="2026-03-01T17:44:00Z" w16du:dateUtc="2026-03-01T23:44:00Z">
        <w:r w:rsidDel="000231FA">
          <w:delText xml:space="preserve">concrete artifact </w:delText>
        </w:r>
      </w:del>
      <w:ins w:id="524" w:author="Pete Kennedy" w:date="2026-03-01T17:44:00Z" w16du:dateUtc="2026-03-01T23:44:00Z">
        <w:r w:rsidR="000231FA">
          <w:t xml:space="preserve">evidence </w:t>
        </w:r>
      </w:ins>
      <w:r>
        <w:t>of non-compliance. If such evidence existed, it would be publicly visible and trivially easy to capture.</w:t>
      </w:r>
      <w:ins w:id="525" w:author="Pete Kennedy" w:date="2026-03-01T17:44:00Z" w16du:dateUtc="2026-03-01T23:44:00Z">
        <w:r w:rsidR="000231FA">
          <w:t xml:space="preserve">  Her failure to provide a single example proves the oppo</w:t>
        </w:r>
      </w:ins>
      <w:ins w:id="526" w:author="Pete Kennedy" w:date="2026-03-01T17:45:00Z" w16du:dateUtc="2026-03-01T23:45:00Z">
        <w:r w:rsidR="000231FA">
          <w:t xml:space="preserve">site of what she claims:  that Defendants are not violating the 1998 Agreed Judgment.  </w:t>
        </w:r>
      </w:ins>
    </w:p>
    <w:p w14:paraId="40623101" w14:textId="6FDF2BC7" w:rsidR="00817124" w:rsidRDefault="00815EC5">
      <w:pPr>
        <w:pStyle w:val="ListBullet"/>
        <w:spacing w:after="80"/>
      </w:pPr>
      <w:r>
        <w:rPr>
          <w:b/>
        </w:rPr>
        <w:t xml:space="preserve">Misreading of the 1998 </w:t>
      </w:r>
      <w:ins w:id="527" w:author="Pete Kennedy" w:date="2026-03-01T17:45:00Z" w16du:dateUtc="2026-03-01T23:45:00Z">
        <w:r w:rsidR="000231FA">
          <w:rPr>
            <w:b/>
          </w:rPr>
          <w:t xml:space="preserve">Agreed </w:t>
        </w:r>
      </w:ins>
      <w:r>
        <w:rPr>
          <w:b/>
        </w:rPr>
        <w:t>Judgment.</w:t>
      </w:r>
      <w:r>
        <w:t xml:space="preserve"> Brown</w:t>
      </w:r>
      <w:ins w:id="528" w:author="Pete Kennedy" w:date="2026-03-01T17:46:00Z" w16du:dateUtc="2026-03-01T23:46:00Z">
        <w:r w:rsidR="000231FA">
          <w:t xml:space="preserve"> appears to assume that </w:t>
        </w:r>
      </w:ins>
      <w:del w:id="529" w:author="Pete Kennedy" w:date="2026-03-01T17:46:00Z" w16du:dateUtc="2026-03-01T23:46:00Z">
        <w:r w:rsidDel="000231FA">
          <w:delText xml:space="preserve"> treats </w:delText>
        </w:r>
      </w:del>
      <w:r>
        <w:t xml:space="preserve">the Judgment </w:t>
      </w:r>
      <w:del w:id="530" w:author="Pete Kennedy" w:date="2026-03-01T17:46:00Z" w16du:dateUtc="2026-03-01T23:46:00Z">
        <w:r w:rsidDel="000231FA">
          <w:delText xml:space="preserve">as a blanket </w:delText>
        </w:r>
      </w:del>
      <w:r>
        <w:t>prohibit</w:t>
      </w:r>
      <w:ins w:id="531" w:author="Pete Kennedy" w:date="2026-03-01T17:46:00Z" w16du:dateUtc="2026-03-01T23:46:00Z">
        <w:r w:rsidR="000231FA">
          <w:t>s</w:t>
        </w:r>
      </w:ins>
      <w:del w:id="532" w:author="Pete Kennedy" w:date="2026-03-01T17:46:00Z" w16du:dateUtc="2026-03-01T23:46:00Z">
        <w:r w:rsidDel="000231FA">
          <w:delText>ion</w:delText>
        </w:r>
      </w:del>
      <w:ins w:id="533" w:author="Pete Kennedy" w:date="2026-03-01T17:46:00Z" w16du:dateUtc="2026-03-01T23:46:00Z">
        <w:r w:rsidR="000231FA">
          <w:t xml:space="preserve"> any </w:t>
        </w:r>
      </w:ins>
      <w:del w:id="534" w:author="Pete Kennedy" w:date="2026-03-01T17:46:00Z" w16du:dateUtc="2026-03-01T23:46:00Z">
        <w:r w:rsidDel="000231FA">
          <w:delText xml:space="preserve"> on the </w:delText>
        </w:r>
      </w:del>
      <w:r>
        <w:t>use of the name "Dunham"</w:t>
      </w:r>
      <w:ins w:id="535" w:author="Pete Kennedy" w:date="2026-03-01T17:45:00Z" w16du:dateUtc="2026-03-01T23:45:00Z">
        <w:r w:rsidR="000231FA">
          <w:t xml:space="preserve"> online</w:t>
        </w:r>
      </w:ins>
      <w:del w:id="536" w:author="Pete Kennedy" w:date="2026-03-01T17:45:00Z" w16du:dateUtc="2026-03-01T23:45:00Z">
        <w:r w:rsidDel="000231FA">
          <w:delText xml:space="preserve"> in digital environments</w:delText>
        </w:r>
      </w:del>
      <w:r>
        <w:t xml:space="preserve">. It is not. </w:t>
      </w:r>
      <w:del w:id="537" w:author="Pete Kennedy" w:date="2026-03-01T17:45:00Z" w16du:dateUtc="2026-03-01T23:45:00Z">
        <w:r w:rsidDel="000231FA">
          <w:delText xml:space="preserve">The Judgment </w:delText>
        </w:r>
      </w:del>
      <w:ins w:id="538" w:author="Pete Kennedy" w:date="2026-03-01T17:45:00Z" w16du:dateUtc="2026-03-01T23:45:00Z">
        <w:r w:rsidR="000231FA">
          <w:t xml:space="preserve">It </w:t>
        </w:r>
      </w:ins>
      <w:r>
        <w:t xml:space="preserve">prohibits specific name formulations in </w:t>
      </w:r>
      <w:ins w:id="539" w:author="Pete Kennedy" w:date="2026-03-01T17:45:00Z" w16du:dateUtc="2026-03-01T23:45:00Z">
        <w:r w:rsidR="000231FA">
          <w:t>adverti</w:t>
        </w:r>
      </w:ins>
      <w:ins w:id="540" w:author="Pete Kennedy" w:date="2026-03-01T17:46:00Z" w16du:dateUtc="2026-03-01T23:46:00Z">
        <w:r w:rsidR="000231FA">
          <w:t xml:space="preserve">sing in </w:t>
        </w:r>
      </w:ins>
      <w:r>
        <w:t xml:space="preserve">specific </w:t>
      </w:r>
      <w:proofErr w:type="gramStart"/>
      <w:r>
        <w:t>counties—a</w:t>
      </w:r>
      <w:proofErr w:type="gramEnd"/>
      <w:r>
        <w:t xml:space="preserve"> far narrower restriction than Brown applies.</w:t>
      </w:r>
    </w:p>
    <w:p w14:paraId="11FEC50A" w14:textId="44DAB18B" w:rsidR="00817124" w:rsidRDefault="00815EC5">
      <w:pPr>
        <w:pStyle w:val="ListBullet"/>
        <w:spacing w:after="80"/>
      </w:pPr>
      <w:r>
        <w:rPr>
          <w:b/>
        </w:rPr>
        <w:t>Unfalsifiable reasoning.</w:t>
      </w:r>
      <w:r>
        <w:t xml:space="preserve"> Brown’s </w:t>
      </w:r>
      <w:del w:id="541" w:author="Pete Kennedy" w:date="2026-03-01T17:46:00Z" w16du:dateUtc="2026-03-01T23:46:00Z">
        <w:r w:rsidDel="000231FA">
          <w:delText>analytical framework</w:delText>
        </w:r>
      </w:del>
      <w:ins w:id="542" w:author="Pete Kennedy" w:date="2026-03-01T17:46:00Z" w16du:dateUtc="2026-03-01T23:46:00Z">
        <w:r w:rsidR="000231FA">
          <w:t>report</w:t>
        </w:r>
      </w:ins>
      <w:r>
        <w:t xml:space="preserve"> is structured so that no evidence could ever demonstrate compliance: if she finds something, it’s a violation</w:t>
      </w:r>
      <w:ins w:id="543" w:author="Pete Kennedy" w:date="2026-03-01T17:47:00Z" w16du:dateUtc="2026-03-01T23:47:00Z">
        <w:r w:rsidR="006A7B1F">
          <w:t xml:space="preserve"> (although she has not found any violation)</w:t>
        </w:r>
      </w:ins>
      <w:r>
        <w:t xml:space="preserve">; </w:t>
      </w:r>
      <w:ins w:id="544" w:author="Pete Kennedy" w:date="2026-03-01T17:47:00Z" w16du:dateUtc="2026-03-01T23:47:00Z">
        <w:r w:rsidR="006A7B1F">
          <w:t xml:space="preserve">since </w:t>
        </w:r>
      </w:ins>
      <w:del w:id="545" w:author="Pete Kennedy" w:date="2026-03-01T17:47:00Z" w16du:dateUtc="2026-03-01T23:47:00Z">
        <w:r w:rsidDel="006A7B1F">
          <w:delText>i</w:delText>
        </w:r>
        <w:r w:rsidDel="006A7B1F">
          <w:delText xml:space="preserve">f </w:delText>
        </w:r>
      </w:del>
      <w:r>
        <w:t xml:space="preserve">she finds nothing, </w:t>
      </w:r>
      <w:ins w:id="546" w:author="Pete Kennedy" w:date="2026-03-01T17:47:00Z" w16du:dateUtc="2026-03-01T23:47:00Z">
        <w:r w:rsidR="006A7B1F">
          <w:t xml:space="preserve">she speculates that </w:t>
        </w:r>
      </w:ins>
      <w:del w:id="547" w:author="Pete Kennedy" w:date="2026-03-01T17:47:00Z" w16du:dateUtc="2026-03-01T23:47:00Z">
        <w:r w:rsidDel="006A7B1F">
          <w:delText xml:space="preserve">it requires </w:delText>
        </w:r>
      </w:del>
      <w:r>
        <w:t xml:space="preserve">discovery </w:t>
      </w:r>
      <w:ins w:id="548" w:author="Pete Kennedy" w:date="2026-03-01T17:47:00Z" w16du:dateUtc="2026-03-01T23:47:00Z">
        <w:r w:rsidR="006A7B1F">
          <w:t xml:space="preserve">is required </w:t>
        </w:r>
      </w:ins>
      <w:r>
        <w:t>to confirm</w:t>
      </w:r>
      <w:ins w:id="549" w:author="Pete Kennedy" w:date="2026-03-01T17:47:00Z" w16du:dateUtc="2026-03-01T23:47:00Z">
        <w:r w:rsidR="006A7B1F">
          <w:t xml:space="preserve"> compliance, even when she fails to use public </w:t>
        </w:r>
      </w:ins>
      <w:ins w:id="550" w:author="Pete Kennedy" w:date="2026-03-01T17:48:00Z" w16du:dateUtc="2026-03-01T23:48:00Z">
        <w:r w:rsidR="006A7B1F">
          <w:t>tools that could confirm compliance</w:t>
        </w:r>
      </w:ins>
      <w:r>
        <w:t xml:space="preserve">. </w:t>
      </w:r>
      <w:del w:id="551" w:author="Pete Kennedy" w:date="2026-03-01T17:48:00Z" w16du:dateUtc="2026-03-01T23:48:00Z">
        <w:r w:rsidDel="006A7B1F">
          <w:delText xml:space="preserve">This is not </w:delText>
        </w:r>
      </w:del>
      <w:del w:id="552" w:author="Pete Kennedy" w:date="2026-03-01T17:47:00Z" w16du:dateUtc="2026-03-01T23:47:00Z">
        <w:r w:rsidDel="006A7B1F">
          <w:delText xml:space="preserve">rigorous </w:delText>
        </w:r>
      </w:del>
      <w:del w:id="553" w:author="Pete Kennedy" w:date="2026-03-01T17:48:00Z" w16du:dateUtc="2026-03-01T23:48:00Z">
        <w:r w:rsidDel="006A7B1F">
          <w:delText>analysis—it is advocacy.</w:delText>
        </w:r>
      </w:del>
    </w:p>
    <w:p w14:paraId="75D9C3A8" w14:textId="38771C8E" w:rsidR="00817124" w:rsidRDefault="00815EC5">
      <w:pPr>
        <w:pStyle w:val="ListBullet"/>
        <w:spacing w:after="80"/>
      </w:pPr>
      <w:r>
        <w:rPr>
          <w:b/>
        </w:rPr>
        <w:t>Inflated damages.</w:t>
      </w:r>
      <w:r>
        <w:t xml:space="preserve"> </w:t>
      </w:r>
      <w:del w:id="554" w:author="Pete Kennedy" w:date="2026-03-01T17:48:00Z" w16du:dateUtc="2026-03-01T23:48:00Z">
        <w:r w:rsidDel="006A7B1F">
          <w:delText xml:space="preserve">The </w:delText>
        </w:r>
      </w:del>
      <w:ins w:id="555" w:author="Pete Kennedy" w:date="2026-03-01T17:48:00Z" w16du:dateUtc="2026-03-01T23:48:00Z">
        <w:r w:rsidR="006A7B1F">
          <w:t>Brown’s</w:t>
        </w:r>
        <w:r w:rsidR="006A7B1F">
          <w:t xml:space="preserve"> </w:t>
        </w:r>
      </w:ins>
      <w:r>
        <w:t xml:space="preserve">corrective advertising estimates of $65,000–$120,000 per year are unsupported by any </w:t>
      </w:r>
      <w:ins w:id="556" w:author="Pete Kennedy" w:date="2026-03-01T17:48:00Z" w16du:dateUtc="2026-03-01T23:48:00Z">
        <w:r w:rsidR="006A7B1F">
          <w:t xml:space="preserve">proof of any violation, </w:t>
        </w:r>
      </w:ins>
      <w:ins w:id="557" w:author="Pete Kennedy" w:date="2026-03-01T17:49:00Z" w16du:dateUtc="2026-03-01T23:49:00Z">
        <w:r w:rsidR="006A7B1F">
          <w:t xml:space="preserve">by the description of any </w:t>
        </w:r>
      </w:ins>
      <w:r>
        <w:t>methodology</w:t>
      </w:r>
      <w:ins w:id="558" w:author="Pete Kennedy" w:date="2026-03-01T17:48:00Z" w16du:dateUtc="2026-03-01T23:48:00Z">
        <w:r w:rsidR="006A7B1F">
          <w:t xml:space="preserve"> for determining the purportedly needed </w:t>
        </w:r>
      </w:ins>
      <w:ins w:id="559" w:author="Pete Kennedy" w:date="2026-03-01T17:49:00Z" w16du:dateUtc="2026-03-01T23:49:00Z">
        <w:r w:rsidR="006A7B1F">
          <w:t>corrective advertising, by any descript of the type of corrective advertising or monitoring needed</w:t>
        </w:r>
      </w:ins>
      <w:r>
        <w:t xml:space="preserve">, </w:t>
      </w:r>
      <w:ins w:id="560" w:author="Pete Kennedy" w:date="2026-03-01T17:49:00Z" w16du:dateUtc="2026-03-01T23:49:00Z">
        <w:r w:rsidR="006A7B1F">
          <w:t xml:space="preserve">and are </w:t>
        </w:r>
      </w:ins>
      <w:del w:id="561" w:author="Pete Kennedy" w:date="2026-03-01T17:49:00Z" w16du:dateUtc="2026-03-01T23:49:00Z">
        <w:r w:rsidDel="006A7B1F">
          <w:delText xml:space="preserve">wildly </w:delText>
        </w:r>
      </w:del>
      <w:r>
        <w:t>disproportionate to the regional market</w:t>
      </w:r>
      <w:del w:id="562" w:author="Pete Kennedy" w:date="2026-03-01T17:49:00Z" w16du:dateUtc="2026-03-01T23:49:00Z">
        <w:r w:rsidDel="006A7B1F">
          <w:delText>, and premature absent any established violation</w:delText>
        </w:r>
      </w:del>
      <w:r>
        <w:t>.</w:t>
      </w:r>
    </w:p>
    <w:p w14:paraId="3E33F89F" w14:textId="0DA98A1B" w:rsidR="00817124" w:rsidRDefault="00815EC5">
      <w:pPr>
        <w:pStyle w:val="ListBullet"/>
        <w:spacing w:after="80"/>
      </w:pPr>
      <w:r>
        <w:rPr>
          <w:b/>
        </w:rPr>
        <w:t>Ignored compliance efforts.</w:t>
      </w:r>
      <w:r>
        <w:t xml:space="preserve"> Brown </w:t>
      </w:r>
      <w:ins w:id="563" w:author="Pete Kennedy" w:date="2026-03-01T17:50:00Z" w16du:dateUtc="2026-03-01T23:50:00Z">
        <w:r w:rsidR="006A7B1F">
          <w:t xml:space="preserve">ignores </w:t>
        </w:r>
      </w:ins>
      <w:del w:id="564" w:author="Pete Kennedy" w:date="2026-03-01T17:50:00Z" w16du:dateUtc="2026-03-01T23:50:00Z">
        <w:r w:rsidDel="006A7B1F">
          <w:delText xml:space="preserve">gives no meaningful credit to </w:delText>
        </w:r>
      </w:del>
      <w:r>
        <w:t xml:space="preserve">Defendants’ voluntary geographic domain redirection—a significant, proactive compliance measure </w:t>
      </w:r>
      <w:ins w:id="565" w:author="Pete Kennedy" w:date="2026-03-01T17:50:00Z" w16du:dateUtc="2026-03-01T23:50:00Z">
        <w:r w:rsidR="00EE5A90">
          <w:t xml:space="preserve">not required by the 1998 Agreed </w:t>
        </w:r>
      </w:ins>
      <w:del w:id="566" w:author="Pete Kennedy" w:date="2026-03-01T17:50:00Z" w16du:dateUtc="2026-03-01T23:50:00Z">
        <w:r w:rsidDel="00EE5A90">
          <w:delText xml:space="preserve">that goes beyond the </w:delText>
        </w:r>
      </w:del>
      <w:r>
        <w:t>Judgment</w:t>
      </w:r>
      <w:del w:id="567" w:author="Pete Kennedy" w:date="2026-03-01T17:50:00Z" w16du:dateUtc="2026-03-01T23:50:00Z">
        <w:r w:rsidDel="00EE5A90">
          <w:delText>’s requirements</w:delText>
        </w:r>
      </w:del>
      <w:r>
        <w:t>.</w:t>
      </w:r>
    </w:p>
    <w:p w14:paraId="6AD5B783" w14:textId="5B276FEB" w:rsidR="00817124" w:rsidDel="00EE5A90" w:rsidRDefault="00815EC5">
      <w:pPr>
        <w:spacing w:after="160"/>
        <w:rPr>
          <w:del w:id="568" w:author="Pete Kennedy" w:date="2026-03-01T17:51:00Z" w16du:dateUtc="2026-03-01T23:51:00Z"/>
        </w:rPr>
      </w:pPr>
      <w:commentRangeStart w:id="569"/>
      <w:del w:id="570" w:author="Pete Kennedy" w:date="2026-03-01T17:51:00Z" w16du:dateUtc="2026-03-01T23:51:00Z">
        <w:r w:rsidDel="00EE5A90">
          <w:delText xml:space="preserve">In my professional opinion, </w:delText>
        </w:r>
      </w:del>
      <w:del w:id="571" w:author="Pete Kennedy" w:date="2026-03-01T17:50:00Z" w16du:dateUtc="2026-03-01T23:50:00Z">
        <w:r w:rsidDel="00EE5A90">
          <w:delText xml:space="preserve">Defendants’ online properties do not demonstrate the violations alleged in </w:delText>
        </w:r>
      </w:del>
      <w:del w:id="572" w:author="Pete Kennedy" w:date="2026-03-01T17:51:00Z" w16du:dateUtc="2026-03-01T23:51:00Z">
        <w:r w:rsidDel="00EE5A90">
          <w:delText>the Brown Report. The report should be given little weight due to its methodological deficiencies, unsupported conclusions, and fundamental mischaracterization of both the applicable legal standard and the technical realities of search engine behavior.</w:delText>
        </w:r>
      </w:del>
      <w:commentRangeEnd w:id="569"/>
      <w:r>
        <w:rPr>
          <w:rStyle w:val="CommentReference"/>
        </w:rPr>
        <w:commentReference w:id="569"/>
      </w:r>
    </w:p>
    <w:p w14:paraId="23EE0EEF" w14:textId="77777777" w:rsidR="00817124" w:rsidRDefault="00817124">
      <w:pPr>
        <w:spacing w:after="160"/>
      </w:pPr>
    </w:p>
    <w:p w14:paraId="7EBFA17D" w14:textId="6A164D1A" w:rsidR="00817124" w:rsidRDefault="00815EC5">
      <w:pPr>
        <w:spacing w:after="160"/>
      </w:pPr>
      <w:r>
        <w:t xml:space="preserve">The opinions expressed </w:t>
      </w:r>
      <w:del w:id="573" w:author="Pete Kennedy" w:date="2026-03-01T17:52:00Z" w16du:dateUtc="2026-03-01T23:52:00Z">
        <w:r w:rsidDel="00EE5A90">
          <w:delText xml:space="preserve">herein </w:delText>
        </w:r>
      </w:del>
      <w:ins w:id="574" w:author="Pete Kennedy" w:date="2026-03-01T17:52:00Z" w16du:dateUtc="2026-03-01T23:52:00Z">
        <w:r w:rsidR="00EE5A90">
          <w:t>in my report</w:t>
        </w:r>
        <w:r w:rsidR="00EE5A90">
          <w:t xml:space="preserve"> </w:t>
        </w:r>
      </w:ins>
      <w:r>
        <w:t xml:space="preserve">are based on my professional experience and analysis </w:t>
      </w:r>
      <w:proofErr w:type="spellStart"/>
      <w:r>
        <w:t>o</w:t>
      </w:r>
      <w:del w:id="575" w:author="Pete Kennedy" w:date="2026-03-01T17:52:00Z" w16du:dateUtc="2026-03-01T23:52:00Z">
        <w:r w:rsidDel="00EE5A90">
          <w:delText>f publicly available information as described</w:delText>
        </w:r>
      </w:del>
      <w:ins w:id="576" w:author="Pete Kennedy" w:date="2026-03-01T17:51:00Z" w16du:dateUtc="2026-03-01T23:51:00Z">
        <w:r w:rsidR="00EE5A90">
          <w:t>as</w:t>
        </w:r>
        <w:proofErr w:type="spellEnd"/>
        <w:r w:rsidR="00EE5A90">
          <w:t xml:space="preserve"> of the date of this report</w:t>
        </w:r>
      </w:ins>
      <w:r>
        <w:t xml:space="preserve">. I reserve the right to supplement </w:t>
      </w:r>
      <w:del w:id="577" w:author="Pete Kennedy" w:date="2026-03-01T17:51:00Z" w16du:dateUtc="2026-03-01T23:51:00Z">
        <w:r w:rsidDel="00EE5A90">
          <w:delText xml:space="preserve">this </w:delText>
        </w:r>
      </w:del>
      <w:ins w:id="578" w:author="Pete Kennedy" w:date="2026-03-01T17:51:00Z" w16du:dateUtc="2026-03-01T23:51:00Z">
        <w:r w:rsidR="00EE5A90">
          <w:t>my</w:t>
        </w:r>
        <w:r w:rsidR="00EE5A90">
          <w:t xml:space="preserve"> </w:t>
        </w:r>
      </w:ins>
      <w:r>
        <w:t xml:space="preserve">report </w:t>
      </w:r>
      <w:ins w:id="579" w:author="Pete Kennedy" w:date="2026-03-01T17:51:00Z" w16du:dateUtc="2026-03-01T23:51:00Z">
        <w:r w:rsidR="00EE5A90">
          <w:t xml:space="preserve">and opinions if I receive </w:t>
        </w:r>
      </w:ins>
      <w:del w:id="580" w:author="Pete Kennedy" w:date="2026-03-01T17:51:00Z" w16du:dateUtc="2026-03-01T23:51:00Z">
        <w:r w:rsidDel="00EE5A90">
          <w:delText xml:space="preserve">upon receipt of </w:delText>
        </w:r>
      </w:del>
      <w:r>
        <w:t>additional materials or discovery.</w:t>
      </w:r>
    </w:p>
    <w:p w14:paraId="18A3413B" w14:textId="77777777" w:rsidR="00817124" w:rsidRDefault="00817124">
      <w:pPr>
        <w:spacing w:after="160"/>
      </w:pPr>
    </w:p>
    <w:p w14:paraId="4A0A41FC" w14:textId="1C7AC981" w:rsidR="00817124" w:rsidRDefault="00815EC5">
      <w:pPr>
        <w:spacing w:after="160"/>
      </w:pPr>
      <w:del w:id="581" w:author="Pete Kennedy" w:date="2026-03-01T17:52:00Z" w16du:dateUtc="2026-03-01T23:52:00Z">
        <w:r w:rsidDel="00EE5A90">
          <w:delText xml:space="preserve">Executed </w:delText>
        </w:r>
      </w:del>
      <w:ins w:id="582" w:author="Pete Kennedy" w:date="2026-03-01T17:52:00Z" w16du:dateUtc="2026-03-01T23:52:00Z">
        <w:r w:rsidR="00EE5A90">
          <w:t>Signed</w:t>
        </w:r>
        <w:r w:rsidR="00EE5A90">
          <w:t xml:space="preserve"> </w:t>
        </w:r>
      </w:ins>
      <w:r>
        <w:t>on __________________, in Los Angeles, California.</w:t>
      </w:r>
    </w:p>
    <w:p w14:paraId="06923A51" w14:textId="77777777" w:rsidR="00817124" w:rsidRDefault="00817124">
      <w:pPr>
        <w:spacing w:after="160"/>
      </w:pPr>
    </w:p>
    <w:p w14:paraId="32D3D9C4" w14:textId="77777777" w:rsidR="00817124" w:rsidRDefault="00817124">
      <w:pPr>
        <w:spacing w:after="160"/>
      </w:pPr>
    </w:p>
    <w:p w14:paraId="045611B8" w14:textId="77777777" w:rsidR="00817124" w:rsidRDefault="00815EC5">
      <w:pPr>
        <w:spacing w:after="160"/>
      </w:pPr>
      <w:r>
        <w:t>________________________________________</w:t>
      </w:r>
    </w:p>
    <w:p w14:paraId="74F26754" w14:textId="77777777" w:rsidR="00817124" w:rsidRDefault="00815EC5">
      <w:pPr>
        <w:spacing w:after="0"/>
      </w:pPr>
      <w:r>
        <w:rPr>
          <w:b/>
        </w:rPr>
        <w:t>Kenny Hyder</w:t>
      </w:r>
    </w:p>
    <w:p w14:paraId="1272F728" w14:textId="77777777" w:rsidR="00817124" w:rsidRDefault="00815EC5">
      <w:pPr>
        <w:spacing w:after="0"/>
      </w:pPr>
      <w:r>
        <w:t>Founder, Hyder Media</w:t>
      </w:r>
    </w:p>
    <w:p w14:paraId="5F8073E6" w14:textId="77777777" w:rsidR="00817124" w:rsidRDefault="00815EC5">
      <w:pPr>
        <w:spacing w:after="0"/>
      </w:pPr>
      <w:r>
        <w:t>kenny@hyder.me | (619) 850-7217</w:t>
      </w:r>
    </w:p>
    <w:p w14:paraId="5DEB2B80" w14:textId="77777777" w:rsidR="00817124" w:rsidRDefault="00815EC5">
      <w:r>
        <w:lastRenderedPageBreak/>
        <w:t>hyder.me</w:t>
      </w:r>
    </w:p>
    <w:sectPr w:rsidR="00817124"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Pete Kennedy" w:date="2026-03-01T15:36:00Z" w:initials="PK">
    <w:p w14:paraId="3DD44B13" w14:textId="77777777" w:rsidR="00225F02" w:rsidRDefault="00225F02" w:rsidP="00225F02">
      <w:pPr>
        <w:pStyle w:val="CommentText"/>
      </w:pPr>
      <w:r>
        <w:rPr>
          <w:rStyle w:val="CommentReference"/>
        </w:rPr>
        <w:annotationRef/>
      </w:r>
      <w:r>
        <w:t xml:space="preserve">Spell out for reader.  </w:t>
      </w:r>
    </w:p>
  </w:comment>
  <w:comment w:id="113" w:author="Pete Kennedy" w:date="2026-03-01T16:07:00Z" w:initials="PK">
    <w:p w14:paraId="13364ABD" w14:textId="77777777" w:rsidR="009E6F77" w:rsidRDefault="009E6F77" w:rsidP="009E6F77">
      <w:pPr>
        <w:pStyle w:val="CommentText"/>
      </w:pPr>
      <w:r>
        <w:rPr>
          <w:rStyle w:val="CommentReference"/>
        </w:rPr>
        <w:annotationRef/>
      </w:r>
      <w:r>
        <w:t xml:space="preserve">Since the report criticizing Brown for not including the language of the judgment, it’s important that this report include all the key language.  Please double-check these revisions against the wording of the judgment.  </w:t>
      </w:r>
    </w:p>
  </w:comment>
  <w:comment w:id="181" w:author="Pete Kennedy" w:date="2026-03-01T16:17:00Z" w:initials="PK">
    <w:p w14:paraId="29630309" w14:textId="77777777" w:rsidR="005F1673" w:rsidRDefault="005F1673" w:rsidP="005F1673">
      <w:pPr>
        <w:pStyle w:val="CommentText"/>
      </w:pPr>
      <w:r>
        <w:rPr>
          <w:rStyle w:val="CommentReference"/>
        </w:rPr>
        <w:annotationRef/>
      </w:r>
      <w:r>
        <w:t xml:space="preserve">Insert citations to pages and/or include examples where the Brown report does this.  </w:t>
      </w:r>
    </w:p>
  </w:comment>
  <w:comment w:id="204" w:author="Pete Kennedy" w:date="2026-03-01T16:21:00Z" w:initials="PK">
    <w:p w14:paraId="5A367E87" w14:textId="77777777" w:rsidR="00D9378E" w:rsidRDefault="00D9378E" w:rsidP="00D9378E">
      <w:pPr>
        <w:pStyle w:val="CommentText"/>
      </w:pPr>
      <w:r>
        <w:rPr>
          <w:rStyle w:val="CommentReference"/>
        </w:rPr>
        <w:annotationRef/>
      </w:r>
      <w:r>
        <w:t xml:space="preserve">Please do this for Dunham &amp; Jones and for Dunnam &amp; Dunnam and report the results.  </w:t>
      </w:r>
    </w:p>
  </w:comment>
  <w:comment w:id="220" w:author="Pete Kennedy" w:date="2026-03-01T16:23:00Z" w:initials="PK">
    <w:p w14:paraId="73436A09" w14:textId="77777777" w:rsidR="00BD485E" w:rsidRDefault="00BD485E" w:rsidP="00BD485E">
      <w:pPr>
        <w:pStyle w:val="CommentText"/>
      </w:pPr>
      <w:r>
        <w:rPr>
          <w:rStyle w:val="CommentReference"/>
        </w:rPr>
        <w:annotationRef/>
      </w:r>
      <w:r>
        <w:t xml:space="preserve">Please do these two tasks and report your results.  </w:t>
      </w:r>
    </w:p>
  </w:comment>
  <w:comment w:id="248" w:author="Pete Kennedy" w:date="2026-03-01T16:26:00Z" w:initials="PK">
    <w:p w14:paraId="54DAD84F" w14:textId="77777777" w:rsidR="006C50B8" w:rsidRDefault="006C50B8" w:rsidP="006C50B8">
      <w:pPr>
        <w:pStyle w:val="CommentText"/>
      </w:pPr>
      <w:r>
        <w:rPr>
          <w:rStyle w:val="CommentReference"/>
        </w:rPr>
        <w:annotationRef/>
      </w:r>
      <w:r>
        <w:t xml:space="preserve">Add pages where these appear.  </w:t>
      </w:r>
    </w:p>
  </w:comment>
  <w:comment w:id="273" w:author="Pete Kennedy" w:date="2026-03-01T16:30:00Z" w:initials="PK">
    <w:p w14:paraId="2C93CE6C" w14:textId="77777777" w:rsidR="00A21B55" w:rsidRDefault="00A21B55" w:rsidP="00A21B55">
      <w:pPr>
        <w:pStyle w:val="CommentText"/>
      </w:pPr>
      <w:r>
        <w:rPr>
          <w:rStyle w:val="CommentReference"/>
        </w:rPr>
        <w:annotationRef/>
      </w:r>
      <w:r>
        <w:t xml:space="preserve">Make sure this accurately tracks the wording in her report.  It’s awfully jargon-filled.  </w:t>
      </w:r>
    </w:p>
  </w:comment>
  <w:comment w:id="300" w:author="Pete Kennedy" w:date="2026-03-01T16:38:00Z" w:initials="PK">
    <w:p w14:paraId="10278669" w14:textId="77777777" w:rsidR="00090790" w:rsidRDefault="00090790" w:rsidP="00090790">
      <w:pPr>
        <w:pStyle w:val="CommentText"/>
      </w:pPr>
      <w:r>
        <w:rPr>
          <w:rStyle w:val="CommentReference"/>
        </w:rPr>
        <w:annotationRef/>
      </w:r>
      <w:r>
        <w:t xml:space="preserve">It seems to me the problem with this section of her report is that she doesn’t tell us what she is comparing.  She may be comparing apples to apples, but she doesn’t claim that apples are prohibited by the Agreed Judgment.  It’s like saying “the use of Dunham &amp; Jones hasn’t changed since August 2025 to January 2026.  So what?  </w:t>
      </w:r>
    </w:p>
  </w:comment>
  <w:comment w:id="340" w:author="Pete Kennedy" w:date="2026-03-01T17:11:00Z" w:initials="PK">
    <w:p w14:paraId="61A20DB5" w14:textId="77777777" w:rsidR="00906B7E" w:rsidRDefault="00906B7E" w:rsidP="00906B7E">
      <w:pPr>
        <w:pStyle w:val="CommentText"/>
      </w:pPr>
      <w:r>
        <w:rPr>
          <w:rStyle w:val="CommentReference"/>
        </w:rPr>
        <w:annotationRef/>
      </w:r>
      <w:r>
        <w:t xml:space="preserve">Please do this and report the result.  </w:t>
      </w:r>
    </w:p>
  </w:comment>
  <w:comment w:id="352" w:author="Pete Kennedy" w:date="2026-03-01T17:12:00Z" w:initials="PK">
    <w:p w14:paraId="250DB609" w14:textId="77777777" w:rsidR="00A05C82" w:rsidRDefault="00A05C82" w:rsidP="00A05C82">
      <w:pPr>
        <w:pStyle w:val="CommentText"/>
      </w:pPr>
      <w:r>
        <w:rPr>
          <w:rStyle w:val="CommentReference"/>
        </w:rPr>
        <w:annotationRef/>
      </w:r>
      <w:r>
        <w:t xml:space="preserve">What does this mean?  Since there are hundreds, please make a longer list.  </w:t>
      </w:r>
    </w:p>
  </w:comment>
  <w:comment w:id="416" w:author="Pete Kennedy" w:date="2026-03-01T17:27:00Z" w:initials="PK">
    <w:p w14:paraId="755C8661" w14:textId="77777777" w:rsidR="00A24A8E" w:rsidRDefault="00A24A8E" w:rsidP="00A24A8E">
      <w:pPr>
        <w:pStyle w:val="CommentText"/>
      </w:pPr>
      <w:r>
        <w:rPr>
          <w:rStyle w:val="CommentReference"/>
        </w:rPr>
        <w:annotationRef/>
      </w:r>
      <w:r>
        <w:t xml:space="preserve">Does this include all the restricted counties?  If not, revise numbers to include them.  If it does, clarify that these numbers apply to the entire area.  </w:t>
      </w:r>
    </w:p>
  </w:comment>
  <w:comment w:id="420" w:author="Pete Kennedy" w:date="2026-03-01T17:28:00Z" w:initials="PK">
    <w:p w14:paraId="7E036237" w14:textId="77777777" w:rsidR="00A11CDE" w:rsidRDefault="00A11CDE" w:rsidP="00A11CDE">
      <w:pPr>
        <w:pStyle w:val="CommentText"/>
      </w:pPr>
      <w:r>
        <w:rPr>
          <w:rStyle w:val="CommentReference"/>
        </w:rPr>
        <w:annotationRef/>
      </w:r>
      <w:r>
        <w:t xml:space="preserve">What is your source for this opinion?  </w:t>
      </w:r>
    </w:p>
  </w:comment>
  <w:comment w:id="451" w:author="Pete Kennedy" w:date="2026-03-01T17:34:00Z" w:initials="PK">
    <w:p w14:paraId="013541F3" w14:textId="77777777" w:rsidR="00B85C7C" w:rsidRDefault="00B85C7C" w:rsidP="00B85C7C">
      <w:pPr>
        <w:pStyle w:val="CommentText"/>
      </w:pPr>
      <w:r>
        <w:rPr>
          <w:rStyle w:val="CommentReference"/>
        </w:rPr>
        <w:annotationRef/>
      </w:r>
      <w:r>
        <w:t xml:space="preserve">Can you define this?  The average reader won’t know what you’re referring to.  </w:t>
      </w:r>
    </w:p>
  </w:comment>
  <w:comment w:id="569" w:author="Pete Kennedy" w:date="2026-03-01T17:55:00Z" w:initials="PK">
    <w:p w14:paraId="709CF3D7" w14:textId="77777777" w:rsidR="00815EC5" w:rsidRDefault="00815EC5" w:rsidP="00815EC5">
      <w:pPr>
        <w:pStyle w:val="CommentText"/>
      </w:pPr>
      <w:r>
        <w:rPr>
          <w:rStyle w:val="CommentReference"/>
        </w:rPr>
        <w:annotationRef/>
      </w:r>
      <w:r>
        <w:t xml:space="preserve">This seems redundant after the summary above.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D44B13" w15:done="0"/>
  <w15:commentEx w15:paraId="13364ABD" w15:done="0"/>
  <w15:commentEx w15:paraId="29630309" w15:done="0"/>
  <w15:commentEx w15:paraId="5A367E87" w15:done="0"/>
  <w15:commentEx w15:paraId="73436A09" w15:done="0"/>
  <w15:commentEx w15:paraId="54DAD84F" w15:done="0"/>
  <w15:commentEx w15:paraId="2C93CE6C" w15:done="0"/>
  <w15:commentEx w15:paraId="10278669" w15:done="0"/>
  <w15:commentEx w15:paraId="61A20DB5" w15:done="0"/>
  <w15:commentEx w15:paraId="250DB609" w15:done="0"/>
  <w15:commentEx w15:paraId="755C8661" w15:done="0"/>
  <w15:commentEx w15:paraId="7E036237" w15:done="0"/>
  <w15:commentEx w15:paraId="013541F3" w15:done="0"/>
  <w15:commentEx w15:paraId="709CF3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9AC00" w16cex:dateUtc="2026-03-01T21:36:00Z"/>
  <w16cex:commentExtensible w16cex:durableId="1CDB3ED8" w16cex:dateUtc="2026-03-01T22:07:00Z"/>
  <w16cex:commentExtensible w16cex:durableId="17AFFEAD" w16cex:dateUtc="2026-03-01T22:17:00Z"/>
  <w16cex:commentExtensible w16cex:durableId="6A57FD22" w16cex:dateUtc="2026-03-01T22:21:00Z"/>
  <w16cex:commentExtensible w16cex:durableId="2DBB9011" w16cex:dateUtc="2026-03-01T22:23:00Z"/>
  <w16cex:commentExtensible w16cex:durableId="2FC233A2" w16cex:dateUtc="2026-03-01T22:26:00Z"/>
  <w16cex:commentExtensible w16cex:durableId="581BF868" w16cex:dateUtc="2026-03-01T22:30:00Z"/>
  <w16cex:commentExtensible w16cex:durableId="536C8F17" w16cex:dateUtc="2026-03-01T22:38:00Z"/>
  <w16cex:commentExtensible w16cex:durableId="07F2C67A" w16cex:dateUtc="2026-03-01T23:11:00Z"/>
  <w16cex:commentExtensible w16cex:durableId="26944BA6" w16cex:dateUtc="2026-03-01T23:12:00Z"/>
  <w16cex:commentExtensible w16cex:durableId="703AD74C" w16cex:dateUtc="2026-03-01T23:27:00Z"/>
  <w16cex:commentExtensible w16cex:durableId="30AA1758" w16cex:dateUtc="2026-03-01T23:28:00Z"/>
  <w16cex:commentExtensible w16cex:durableId="2AFCEBF5" w16cex:dateUtc="2026-03-01T23:34:00Z"/>
  <w16cex:commentExtensible w16cex:durableId="48DBEC69" w16cex:dateUtc="2026-03-01T2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D44B13" w16cid:durableId="2349AC00"/>
  <w16cid:commentId w16cid:paraId="13364ABD" w16cid:durableId="1CDB3ED8"/>
  <w16cid:commentId w16cid:paraId="29630309" w16cid:durableId="17AFFEAD"/>
  <w16cid:commentId w16cid:paraId="5A367E87" w16cid:durableId="6A57FD22"/>
  <w16cid:commentId w16cid:paraId="73436A09" w16cid:durableId="2DBB9011"/>
  <w16cid:commentId w16cid:paraId="54DAD84F" w16cid:durableId="2FC233A2"/>
  <w16cid:commentId w16cid:paraId="2C93CE6C" w16cid:durableId="581BF868"/>
  <w16cid:commentId w16cid:paraId="10278669" w16cid:durableId="536C8F17"/>
  <w16cid:commentId w16cid:paraId="61A20DB5" w16cid:durableId="07F2C67A"/>
  <w16cid:commentId w16cid:paraId="250DB609" w16cid:durableId="26944BA6"/>
  <w16cid:commentId w16cid:paraId="755C8661" w16cid:durableId="703AD74C"/>
  <w16cid:commentId w16cid:paraId="7E036237" w16cid:durableId="30AA1758"/>
  <w16cid:commentId w16cid:paraId="013541F3" w16cid:durableId="2AFCEBF5"/>
  <w16cid:commentId w16cid:paraId="709CF3D7" w16cid:durableId="48DBEC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206516">
    <w:abstractNumId w:val="8"/>
  </w:num>
  <w:num w:numId="2" w16cid:durableId="1635215924">
    <w:abstractNumId w:val="6"/>
  </w:num>
  <w:num w:numId="3" w16cid:durableId="380398381">
    <w:abstractNumId w:val="5"/>
  </w:num>
  <w:num w:numId="4" w16cid:durableId="1098719038">
    <w:abstractNumId w:val="4"/>
  </w:num>
  <w:num w:numId="5" w16cid:durableId="66154670">
    <w:abstractNumId w:val="7"/>
  </w:num>
  <w:num w:numId="6" w16cid:durableId="258875946">
    <w:abstractNumId w:val="3"/>
  </w:num>
  <w:num w:numId="7" w16cid:durableId="350691605">
    <w:abstractNumId w:val="2"/>
  </w:num>
  <w:num w:numId="8" w16cid:durableId="910240781">
    <w:abstractNumId w:val="1"/>
  </w:num>
  <w:num w:numId="9" w16cid:durableId="21436181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 Kennedy">
    <w15:presenceInfo w15:providerId="AD" w15:userId="S::PKennedy@gdhm.com::c87a2b90-cdd8-41e3-8caa-fc58db8dbc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FA"/>
    <w:rsid w:val="00034616"/>
    <w:rsid w:val="0006063C"/>
    <w:rsid w:val="00090790"/>
    <w:rsid w:val="000E1104"/>
    <w:rsid w:val="00141F77"/>
    <w:rsid w:val="0015074B"/>
    <w:rsid w:val="00187C18"/>
    <w:rsid w:val="00225F02"/>
    <w:rsid w:val="00262839"/>
    <w:rsid w:val="002920A8"/>
    <w:rsid w:val="0029639D"/>
    <w:rsid w:val="00326F90"/>
    <w:rsid w:val="00371207"/>
    <w:rsid w:val="003A52B8"/>
    <w:rsid w:val="003F3365"/>
    <w:rsid w:val="0053383F"/>
    <w:rsid w:val="005D55FF"/>
    <w:rsid w:val="005F1673"/>
    <w:rsid w:val="006A7B1F"/>
    <w:rsid w:val="006C50B8"/>
    <w:rsid w:val="006D71BF"/>
    <w:rsid w:val="00815EC5"/>
    <w:rsid w:val="00817124"/>
    <w:rsid w:val="008F0BE0"/>
    <w:rsid w:val="00906B7E"/>
    <w:rsid w:val="009318E7"/>
    <w:rsid w:val="009E6F77"/>
    <w:rsid w:val="00A05C82"/>
    <w:rsid w:val="00A11CDE"/>
    <w:rsid w:val="00A13BCF"/>
    <w:rsid w:val="00A21B55"/>
    <w:rsid w:val="00A24A8E"/>
    <w:rsid w:val="00AA1D8D"/>
    <w:rsid w:val="00AA68DB"/>
    <w:rsid w:val="00B47730"/>
    <w:rsid w:val="00B85C7C"/>
    <w:rsid w:val="00BD485E"/>
    <w:rsid w:val="00C4339C"/>
    <w:rsid w:val="00C46D21"/>
    <w:rsid w:val="00C50A85"/>
    <w:rsid w:val="00C84702"/>
    <w:rsid w:val="00CA4AD6"/>
    <w:rsid w:val="00CB0664"/>
    <w:rsid w:val="00CE7434"/>
    <w:rsid w:val="00D9378E"/>
    <w:rsid w:val="00E61DE5"/>
    <w:rsid w:val="00E70A1A"/>
    <w:rsid w:val="00EA35C5"/>
    <w:rsid w:val="00EE5A90"/>
    <w:rsid w:val="00F13E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E91F6"/>
  <w14:defaultImageDpi w14:val="330"/>
  <w15:docId w15:val="{1E588877-DF1B-43BA-8409-70269D20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3365"/>
    <w:pPr>
      <w:spacing w:after="0" w:line="240" w:lineRule="auto"/>
    </w:pPr>
    <w:rPr>
      <w:rFonts w:ascii="Calibri" w:hAnsi="Calibri"/>
      <w:color w:val="1A1A1A"/>
    </w:rPr>
  </w:style>
  <w:style w:type="character" w:styleId="CommentReference">
    <w:name w:val="annotation reference"/>
    <w:basedOn w:val="DefaultParagraphFont"/>
    <w:uiPriority w:val="99"/>
    <w:semiHidden/>
    <w:unhideWhenUsed/>
    <w:rsid w:val="00225F02"/>
    <w:rPr>
      <w:sz w:val="16"/>
      <w:szCs w:val="16"/>
    </w:rPr>
  </w:style>
  <w:style w:type="paragraph" w:styleId="CommentText">
    <w:name w:val="annotation text"/>
    <w:basedOn w:val="Normal"/>
    <w:link w:val="CommentTextChar"/>
    <w:uiPriority w:val="99"/>
    <w:unhideWhenUsed/>
    <w:rsid w:val="00225F02"/>
    <w:pPr>
      <w:spacing w:line="240" w:lineRule="auto"/>
    </w:pPr>
    <w:rPr>
      <w:sz w:val="20"/>
      <w:szCs w:val="20"/>
    </w:rPr>
  </w:style>
  <w:style w:type="character" w:customStyle="1" w:styleId="CommentTextChar">
    <w:name w:val="Comment Text Char"/>
    <w:basedOn w:val="DefaultParagraphFont"/>
    <w:link w:val="CommentText"/>
    <w:uiPriority w:val="99"/>
    <w:rsid w:val="00225F02"/>
    <w:rPr>
      <w:rFonts w:ascii="Calibri" w:hAnsi="Calibri"/>
      <w:color w:val="1A1A1A"/>
      <w:sz w:val="20"/>
      <w:szCs w:val="20"/>
    </w:rPr>
  </w:style>
  <w:style w:type="paragraph" w:styleId="CommentSubject">
    <w:name w:val="annotation subject"/>
    <w:basedOn w:val="CommentText"/>
    <w:next w:val="CommentText"/>
    <w:link w:val="CommentSubjectChar"/>
    <w:uiPriority w:val="99"/>
    <w:semiHidden/>
    <w:unhideWhenUsed/>
    <w:rsid w:val="00225F02"/>
    <w:rPr>
      <w:b/>
      <w:bCs/>
    </w:rPr>
  </w:style>
  <w:style w:type="character" w:customStyle="1" w:styleId="CommentSubjectChar">
    <w:name w:val="Comment Subject Char"/>
    <w:basedOn w:val="CommentTextChar"/>
    <w:link w:val="CommentSubject"/>
    <w:uiPriority w:val="99"/>
    <w:semiHidden/>
    <w:rsid w:val="00225F02"/>
    <w:rPr>
      <w:rFonts w:ascii="Calibri" w:hAnsi="Calibri"/>
      <w:b/>
      <w:bCs/>
      <w:color w:val="1A1A1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4355</Words>
  <Characters>25869</Characters>
  <Application>Microsoft Office Word</Application>
  <DocSecurity>0</DocSecurity>
  <Lines>404</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 Kennedy</cp:lastModifiedBy>
  <cp:revision>3</cp:revision>
  <dcterms:created xsi:type="dcterms:W3CDTF">2026-03-01T23:55:00Z</dcterms:created>
  <dcterms:modified xsi:type="dcterms:W3CDTF">2026-03-01T23:55:00Z</dcterms:modified>
  <cp:category/>
</cp:coreProperties>
</file>